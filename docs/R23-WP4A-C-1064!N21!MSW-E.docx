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rsidRPr="0033560A" w14:paraId="3DD37371" w14:textId="77777777" w:rsidTr="00876A8A">
        <w:trPr>
          <w:cantSplit/>
        </w:trPr>
        <w:tc>
          <w:tcPr>
            <w:tcW w:w="6487" w:type="dxa"/>
            <w:vAlign w:val="center"/>
          </w:tcPr>
          <w:p w14:paraId="40B40A0A" w14:textId="77777777" w:rsidR="009F6520" w:rsidRPr="0033560A" w:rsidRDefault="009F6520" w:rsidP="009F6520">
            <w:pPr>
              <w:shd w:val="solid" w:color="FFFFFF" w:fill="FFFFFF"/>
              <w:spacing w:before="0"/>
              <w:rPr>
                <w:rFonts w:ascii="Verdana" w:hAnsi="Verdana" w:cs="Times New Roman Bold"/>
                <w:b/>
                <w:bCs/>
                <w:sz w:val="26"/>
                <w:szCs w:val="26"/>
              </w:rPr>
            </w:pPr>
            <w:r w:rsidRPr="0033560A">
              <w:rPr>
                <w:rFonts w:ascii="Verdana" w:hAnsi="Verdana" w:cs="Times New Roman Bold"/>
                <w:b/>
                <w:bCs/>
                <w:sz w:val="26"/>
                <w:szCs w:val="26"/>
              </w:rPr>
              <w:t>Radiocommunication Study Groups</w:t>
            </w:r>
          </w:p>
        </w:tc>
        <w:tc>
          <w:tcPr>
            <w:tcW w:w="3402" w:type="dxa"/>
          </w:tcPr>
          <w:p w14:paraId="55F1F1BB" w14:textId="7F10C435" w:rsidR="009F6520" w:rsidRPr="0033560A" w:rsidRDefault="00BD050D" w:rsidP="00BD050D">
            <w:pPr>
              <w:shd w:val="solid" w:color="FFFFFF" w:fill="FFFFFF"/>
              <w:spacing w:before="0" w:line="240" w:lineRule="atLeast"/>
            </w:pPr>
            <w:bookmarkStart w:id="0" w:name="ditulogo"/>
            <w:bookmarkEnd w:id="0"/>
            <w:r w:rsidRPr="0033560A">
              <w:rPr>
                <w:noProof/>
                <w:lang w:eastAsia="en-GB"/>
              </w:rPr>
              <w:drawing>
                <wp:inline distT="0" distB="0" distL="0" distR="0" wp14:anchorId="41442F92" wp14:editId="4E8F7053">
                  <wp:extent cx="765175" cy="7651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33560A" w14:paraId="4D02EDAA" w14:textId="77777777" w:rsidTr="00876A8A">
        <w:trPr>
          <w:cantSplit/>
        </w:trPr>
        <w:tc>
          <w:tcPr>
            <w:tcW w:w="6487" w:type="dxa"/>
            <w:tcBorders>
              <w:bottom w:val="single" w:sz="12" w:space="0" w:color="auto"/>
            </w:tcBorders>
          </w:tcPr>
          <w:p w14:paraId="74008E17" w14:textId="77777777" w:rsidR="000069D4" w:rsidRPr="0033560A"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5457F29A" w14:textId="77777777" w:rsidR="000069D4" w:rsidRPr="0033560A" w:rsidRDefault="000069D4" w:rsidP="00A5173C">
            <w:pPr>
              <w:shd w:val="solid" w:color="FFFFFF" w:fill="FFFFFF"/>
              <w:spacing w:before="0" w:after="48" w:line="240" w:lineRule="atLeast"/>
              <w:rPr>
                <w:sz w:val="22"/>
                <w:szCs w:val="22"/>
              </w:rPr>
            </w:pPr>
          </w:p>
        </w:tc>
      </w:tr>
      <w:tr w:rsidR="000069D4" w:rsidRPr="0033560A" w14:paraId="1986F5BD" w14:textId="77777777" w:rsidTr="00876A8A">
        <w:trPr>
          <w:cantSplit/>
        </w:trPr>
        <w:tc>
          <w:tcPr>
            <w:tcW w:w="6487" w:type="dxa"/>
            <w:tcBorders>
              <w:top w:val="single" w:sz="12" w:space="0" w:color="auto"/>
            </w:tcBorders>
          </w:tcPr>
          <w:p w14:paraId="046465EF" w14:textId="77777777" w:rsidR="000069D4" w:rsidRPr="0033560A"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1AA726C4" w14:textId="77777777" w:rsidR="000069D4" w:rsidRPr="0033560A" w:rsidRDefault="000069D4" w:rsidP="00A5173C">
            <w:pPr>
              <w:shd w:val="solid" w:color="FFFFFF" w:fill="FFFFFF"/>
              <w:spacing w:before="0" w:after="48" w:line="240" w:lineRule="atLeast"/>
            </w:pPr>
          </w:p>
        </w:tc>
      </w:tr>
      <w:tr w:rsidR="000069D4" w:rsidRPr="0033560A" w14:paraId="2B8597FA" w14:textId="77777777" w:rsidTr="00876A8A">
        <w:trPr>
          <w:cantSplit/>
        </w:trPr>
        <w:tc>
          <w:tcPr>
            <w:tcW w:w="6487" w:type="dxa"/>
            <w:vMerge w:val="restart"/>
          </w:tcPr>
          <w:p w14:paraId="698E008A" w14:textId="7741AF1B" w:rsidR="00BD050D" w:rsidRPr="0033560A" w:rsidRDefault="00B11AE3" w:rsidP="00BD050D">
            <w:pPr>
              <w:shd w:val="solid" w:color="FFFFFF" w:fill="FFFFFF"/>
              <w:tabs>
                <w:tab w:val="clear" w:pos="1134"/>
                <w:tab w:val="clear" w:pos="1871"/>
                <w:tab w:val="clear" w:pos="2268"/>
              </w:tabs>
              <w:spacing w:before="0" w:after="240"/>
              <w:ind w:left="1134" w:hanging="1134"/>
              <w:rPr>
                <w:rFonts w:ascii="Verdana" w:hAnsi="Verdana"/>
                <w:sz w:val="20"/>
              </w:rPr>
            </w:pPr>
            <w:bookmarkStart w:id="1" w:name="recibido"/>
            <w:bookmarkStart w:id="2" w:name="dnum" w:colFirst="1" w:colLast="1"/>
            <w:bookmarkEnd w:id="1"/>
            <w:r>
              <w:rPr>
                <w:rFonts w:ascii="Verdana" w:hAnsi="Verdana"/>
                <w:sz w:val="20"/>
              </w:rPr>
              <w:t>Source:</w:t>
            </w:r>
            <w:r>
              <w:rPr>
                <w:rFonts w:ascii="Verdana" w:hAnsi="Verdana"/>
                <w:sz w:val="20"/>
              </w:rPr>
              <w:tab/>
              <w:t xml:space="preserve">Document </w:t>
            </w:r>
            <w:r w:rsidRPr="00B11AE3">
              <w:rPr>
                <w:rFonts w:ascii="Verdana" w:hAnsi="Verdana"/>
                <w:bCs/>
                <w:sz w:val="20"/>
                <w:lang w:eastAsia="zh-CN"/>
              </w:rPr>
              <w:t>4A/TEMP/262</w:t>
            </w:r>
          </w:p>
        </w:tc>
        <w:tc>
          <w:tcPr>
            <w:tcW w:w="3402" w:type="dxa"/>
          </w:tcPr>
          <w:p w14:paraId="07B7A6C5" w14:textId="4604EB95" w:rsidR="000069D4" w:rsidRPr="0033560A" w:rsidRDefault="00B11AE3" w:rsidP="00A5173C">
            <w:pPr>
              <w:shd w:val="solid" w:color="FFFFFF" w:fill="FFFFFF"/>
              <w:spacing w:before="0" w:line="240" w:lineRule="atLeast"/>
              <w:rPr>
                <w:rFonts w:ascii="Verdana" w:hAnsi="Verdana"/>
                <w:sz w:val="20"/>
                <w:lang w:eastAsia="zh-CN"/>
              </w:rPr>
            </w:pPr>
            <w:r>
              <w:rPr>
                <w:rFonts w:ascii="Verdana" w:hAnsi="Verdana"/>
                <w:b/>
                <w:sz w:val="20"/>
                <w:lang w:eastAsia="zh-CN"/>
              </w:rPr>
              <w:t>Annex 21 to</w:t>
            </w:r>
            <w:r>
              <w:rPr>
                <w:rFonts w:ascii="Verdana" w:hAnsi="Verdana"/>
                <w:b/>
                <w:sz w:val="20"/>
                <w:lang w:eastAsia="zh-CN"/>
              </w:rPr>
              <w:br/>
            </w:r>
            <w:r w:rsidR="00BD050D" w:rsidRPr="0033560A">
              <w:rPr>
                <w:rFonts w:ascii="Verdana" w:hAnsi="Verdana"/>
                <w:b/>
                <w:sz w:val="20"/>
                <w:lang w:eastAsia="zh-CN"/>
              </w:rPr>
              <w:t xml:space="preserve">Document </w:t>
            </w:r>
            <w:r>
              <w:rPr>
                <w:rFonts w:ascii="Verdana" w:hAnsi="Verdana"/>
                <w:b/>
                <w:sz w:val="20"/>
                <w:lang w:eastAsia="zh-CN"/>
              </w:rPr>
              <w:t>4A/1064</w:t>
            </w:r>
            <w:r w:rsidR="00BD050D" w:rsidRPr="0033560A">
              <w:rPr>
                <w:rFonts w:ascii="Verdana" w:hAnsi="Verdana"/>
                <w:b/>
                <w:sz w:val="20"/>
                <w:lang w:eastAsia="zh-CN"/>
              </w:rPr>
              <w:t>-E</w:t>
            </w:r>
          </w:p>
        </w:tc>
      </w:tr>
      <w:tr w:rsidR="000069D4" w:rsidRPr="0033560A" w14:paraId="3CB944A4" w14:textId="77777777" w:rsidTr="00876A8A">
        <w:trPr>
          <w:cantSplit/>
        </w:trPr>
        <w:tc>
          <w:tcPr>
            <w:tcW w:w="6487" w:type="dxa"/>
            <w:vMerge/>
          </w:tcPr>
          <w:p w14:paraId="3F242571" w14:textId="77777777" w:rsidR="000069D4" w:rsidRPr="0033560A" w:rsidRDefault="000069D4" w:rsidP="00A5173C">
            <w:pPr>
              <w:spacing w:before="60"/>
              <w:jc w:val="center"/>
              <w:rPr>
                <w:b/>
                <w:smallCaps/>
                <w:sz w:val="32"/>
                <w:lang w:eastAsia="zh-CN"/>
              </w:rPr>
            </w:pPr>
            <w:bookmarkStart w:id="3" w:name="ddate" w:colFirst="1" w:colLast="1"/>
            <w:bookmarkEnd w:id="2"/>
          </w:p>
        </w:tc>
        <w:tc>
          <w:tcPr>
            <w:tcW w:w="3402" w:type="dxa"/>
          </w:tcPr>
          <w:p w14:paraId="68BD2ECC" w14:textId="530CDC66" w:rsidR="000069D4" w:rsidRPr="0033560A" w:rsidRDefault="00B11AE3" w:rsidP="00A5173C">
            <w:pPr>
              <w:shd w:val="solid" w:color="FFFFFF" w:fill="FFFFFF"/>
              <w:spacing w:before="0" w:line="240" w:lineRule="atLeast"/>
              <w:rPr>
                <w:rFonts w:ascii="Verdana" w:hAnsi="Verdana"/>
                <w:sz w:val="20"/>
                <w:lang w:eastAsia="zh-CN"/>
              </w:rPr>
            </w:pPr>
            <w:r>
              <w:rPr>
                <w:rFonts w:ascii="Verdana" w:hAnsi="Verdana"/>
                <w:b/>
                <w:sz w:val="20"/>
                <w:lang w:eastAsia="zh-CN"/>
              </w:rPr>
              <w:t>28</w:t>
            </w:r>
            <w:r w:rsidR="00BD050D" w:rsidRPr="0033560A">
              <w:rPr>
                <w:rFonts w:ascii="Verdana" w:hAnsi="Verdana"/>
                <w:b/>
                <w:sz w:val="20"/>
                <w:lang w:eastAsia="zh-CN"/>
              </w:rPr>
              <w:t xml:space="preserve"> May 2026</w:t>
            </w:r>
          </w:p>
        </w:tc>
      </w:tr>
      <w:tr w:rsidR="000069D4" w:rsidRPr="0033560A" w14:paraId="7E9ECB39" w14:textId="77777777" w:rsidTr="00876A8A">
        <w:trPr>
          <w:cantSplit/>
        </w:trPr>
        <w:tc>
          <w:tcPr>
            <w:tcW w:w="6487" w:type="dxa"/>
            <w:vMerge/>
          </w:tcPr>
          <w:p w14:paraId="2A8B1D13" w14:textId="77777777" w:rsidR="000069D4" w:rsidRPr="0033560A" w:rsidRDefault="000069D4" w:rsidP="00A5173C">
            <w:pPr>
              <w:spacing w:before="60"/>
              <w:jc w:val="center"/>
              <w:rPr>
                <w:b/>
                <w:smallCaps/>
                <w:sz w:val="32"/>
                <w:lang w:eastAsia="zh-CN"/>
              </w:rPr>
            </w:pPr>
            <w:bookmarkStart w:id="4" w:name="dorlang" w:colFirst="1" w:colLast="1"/>
            <w:bookmarkEnd w:id="3"/>
          </w:p>
        </w:tc>
        <w:tc>
          <w:tcPr>
            <w:tcW w:w="3402" w:type="dxa"/>
          </w:tcPr>
          <w:p w14:paraId="35E71F0B" w14:textId="3A98E92E" w:rsidR="000069D4" w:rsidRPr="0033560A" w:rsidRDefault="00BD050D" w:rsidP="00A5173C">
            <w:pPr>
              <w:shd w:val="solid" w:color="FFFFFF" w:fill="FFFFFF"/>
              <w:spacing w:before="0" w:line="240" w:lineRule="atLeast"/>
              <w:rPr>
                <w:rFonts w:ascii="Verdana" w:eastAsia="SimSun" w:hAnsi="Verdana"/>
                <w:sz w:val="20"/>
                <w:lang w:eastAsia="zh-CN"/>
              </w:rPr>
            </w:pPr>
            <w:r w:rsidRPr="0033560A">
              <w:rPr>
                <w:rFonts w:ascii="Verdana" w:eastAsia="SimSun" w:hAnsi="Verdana"/>
                <w:b/>
                <w:sz w:val="20"/>
                <w:lang w:eastAsia="zh-CN"/>
              </w:rPr>
              <w:t>English only</w:t>
            </w:r>
          </w:p>
        </w:tc>
      </w:tr>
      <w:tr w:rsidR="000069D4" w:rsidRPr="0033560A" w14:paraId="40CBD8CD" w14:textId="77777777" w:rsidTr="00D046A7">
        <w:trPr>
          <w:cantSplit/>
        </w:trPr>
        <w:tc>
          <w:tcPr>
            <w:tcW w:w="9889" w:type="dxa"/>
            <w:gridSpan w:val="2"/>
          </w:tcPr>
          <w:p w14:paraId="2CE74EEE" w14:textId="1D54F326" w:rsidR="000069D4" w:rsidRPr="0033560A" w:rsidRDefault="007774AD" w:rsidP="00BD050D">
            <w:pPr>
              <w:pStyle w:val="Source"/>
              <w:rPr>
                <w:lang w:eastAsia="zh-CN"/>
              </w:rPr>
            </w:pPr>
            <w:bookmarkStart w:id="5" w:name="dsource" w:colFirst="0" w:colLast="0"/>
            <w:bookmarkEnd w:id="4"/>
            <w:r w:rsidRPr="007774AD">
              <w:rPr>
                <w:lang w:eastAsia="zh-CN"/>
              </w:rPr>
              <w:t xml:space="preserve">Annex </w:t>
            </w:r>
            <w:r>
              <w:rPr>
                <w:lang w:eastAsia="zh-CN"/>
              </w:rPr>
              <w:t>21</w:t>
            </w:r>
            <w:r w:rsidRPr="007774AD">
              <w:rPr>
                <w:lang w:eastAsia="zh-CN"/>
              </w:rPr>
              <w:t xml:space="preserve"> to Working Party 4A Chair’s Report</w:t>
            </w:r>
          </w:p>
        </w:tc>
      </w:tr>
      <w:tr w:rsidR="000069D4" w:rsidRPr="0033560A" w14:paraId="79008684" w14:textId="77777777" w:rsidTr="00D046A7">
        <w:trPr>
          <w:cantSplit/>
        </w:trPr>
        <w:tc>
          <w:tcPr>
            <w:tcW w:w="9889" w:type="dxa"/>
            <w:gridSpan w:val="2"/>
          </w:tcPr>
          <w:p w14:paraId="6749103B" w14:textId="15CE979E" w:rsidR="000069D4" w:rsidRPr="0033560A" w:rsidRDefault="00BD050D" w:rsidP="00A5173C">
            <w:pPr>
              <w:pStyle w:val="Title1"/>
              <w:rPr>
                <w:lang w:eastAsia="zh-CN"/>
              </w:rPr>
            </w:pPr>
            <w:bookmarkStart w:id="6" w:name="drec" w:colFirst="0" w:colLast="0"/>
            <w:bookmarkEnd w:id="5"/>
            <w:r w:rsidRPr="0033560A">
              <w:rPr>
                <w:lang w:eastAsia="zh-CN"/>
              </w:rPr>
              <w:t>STAGE 1 PROCESS (RESOLUTION 76 (REV.WRC-23))</w:t>
            </w:r>
          </w:p>
        </w:tc>
      </w:tr>
      <w:tr w:rsidR="000069D4" w:rsidRPr="0033560A" w14:paraId="2F25AF2F" w14:textId="77777777" w:rsidTr="00D046A7">
        <w:trPr>
          <w:cantSplit/>
        </w:trPr>
        <w:tc>
          <w:tcPr>
            <w:tcW w:w="9889" w:type="dxa"/>
            <w:gridSpan w:val="2"/>
          </w:tcPr>
          <w:p w14:paraId="2435630D" w14:textId="57DD5172" w:rsidR="000069D4" w:rsidRPr="0033560A" w:rsidRDefault="00BD050D" w:rsidP="0033560A">
            <w:pPr>
              <w:pStyle w:val="Title4"/>
              <w:rPr>
                <w:lang w:eastAsia="zh-CN"/>
              </w:rPr>
            </w:pPr>
            <w:bookmarkStart w:id="7" w:name="dtitle1" w:colFirst="0" w:colLast="0"/>
            <w:bookmarkEnd w:id="6"/>
            <w:r w:rsidRPr="0033560A">
              <w:rPr>
                <w:lang w:eastAsia="zh-CN"/>
              </w:rPr>
              <w:t>Text elements for the Chair’s Report on the development of the Stage 1 Process (Consultation Meeting Trigger) as required under Resolution 76</w:t>
            </w:r>
            <w:r w:rsidR="0033560A" w:rsidRPr="0033560A">
              <w:rPr>
                <w:lang w:eastAsia="zh-CN"/>
              </w:rPr>
              <w:t xml:space="preserve"> </w:t>
            </w:r>
            <w:r w:rsidR="0033560A" w:rsidRPr="0033560A">
              <w:t>(Rev.WRC-23)</w:t>
            </w:r>
          </w:p>
        </w:tc>
      </w:tr>
    </w:tbl>
    <w:p w14:paraId="367BF2A3" w14:textId="70C75B0E" w:rsidR="00BD050D" w:rsidRPr="0033560A" w:rsidRDefault="00BD050D" w:rsidP="00386E7D">
      <w:pPr>
        <w:pStyle w:val="EditorsNote"/>
      </w:pPr>
      <w:bookmarkStart w:id="8" w:name="dbreak"/>
      <w:bookmarkEnd w:id="7"/>
      <w:bookmarkEnd w:id="8"/>
      <w:r w:rsidRPr="0033560A">
        <w:rPr>
          <w:highlight w:val="yellow"/>
        </w:rPr>
        <w:t>[Editor’s Note: The material below has not been fully reviewed nor agreed at this stage remains under discussion in WP 4A. As this is a work in progress, all revisions marks, comments, and highlights should be preserved in this document until its finalization.]</w:t>
      </w:r>
    </w:p>
    <w:p w14:paraId="4C182238" w14:textId="77777777" w:rsidR="00BD050D" w:rsidRPr="0033560A" w:rsidRDefault="00BD050D" w:rsidP="00BD050D">
      <w:pPr>
        <w:pStyle w:val="EditorsNote"/>
      </w:pPr>
      <w:r w:rsidRPr="0033560A">
        <w:rPr>
          <w:highlight w:val="yellow"/>
        </w:rPr>
        <w:t>[Editor’s Note: The aim of this document is to concisely describe the Process for Stage 1, preferably in three to five pages.]</w:t>
      </w:r>
    </w:p>
    <w:p w14:paraId="54E5915D" w14:textId="2747E241" w:rsidR="00BD050D" w:rsidRPr="0033560A" w:rsidRDefault="00BD050D" w:rsidP="00BD050D">
      <w:pPr>
        <w:pStyle w:val="EditorsNote"/>
        <w:rPr>
          <w:highlight w:val="yellow"/>
        </w:rPr>
      </w:pPr>
      <w:r w:rsidRPr="0033560A">
        <w:rPr>
          <w:highlight w:val="yellow"/>
        </w:rPr>
        <w:t>[Editor’s Note: At the end of the May 2026 meeting of WP 4A, there remained different views as to the best method to take for the calculations needed under Stage 1. As further edits to this section depend on setting a method, it will be a priority to address at the next meeting of WP 4A. The methods for Stage 1 that have been discussed are:</w:t>
      </w:r>
    </w:p>
    <w:p w14:paraId="06068085" w14:textId="77777777" w:rsidR="00BD050D" w:rsidRPr="0033560A" w:rsidRDefault="00BD050D" w:rsidP="00A22EB5">
      <w:pPr>
        <w:pStyle w:val="EditorsNote"/>
        <w:numPr>
          <w:ilvl w:val="0"/>
          <w:numId w:val="1"/>
        </w:numPr>
        <w:spacing w:before="120" w:after="120"/>
        <w:rPr>
          <w:highlight w:val="yellow"/>
        </w:rPr>
      </w:pPr>
      <w:r w:rsidRPr="0033560A">
        <w:rPr>
          <w:highlight w:val="yellow"/>
        </w:rPr>
        <w:t>Dispense with Stage 1;</w:t>
      </w:r>
    </w:p>
    <w:p w14:paraId="427D18BA" w14:textId="77777777" w:rsidR="00BD050D" w:rsidRPr="0033560A" w:rsidRDefault="00BD050D" w:rsidP="00A22EB5">
      <w:pPr>
        <w:pStyle w:val="EditorsNote"/>
        <w:numPr>
          <w:ilvl w:val="0"/>
          <w:numId w:val="1"/>
        </w:numPr>
        <w:spacing w:before="120" w:after="120"/>
        <w:rPr>
          <w:highlight w:val="yellow"/>
        </w:rPr>
      </w:pPr>
      <w:r w:rsidRPr="0033560A">
        <w:rPr>
          <w:highlight w:val="yellow"/>
        </w:rPr>
        <w:t>Use the methodology of Stage 2;</w:t>
      </w:r>
    </w:p>
    <w:p w14:paraId="542A6A11" w14:textId="79330843" w:rsidR="00BD050D" w:rsidRPr="0033560A" w:rsidRDefault="00BD050D" w:rsidP="00A22EB5">
      <w:pPr>
        <w:pStyle w:val="EditorsNote"/>
        <w:numPr>
          <w:ilvl w:val="0"/>
          <w:numId w:val="1"/>
        </w:numPr>
        <w:spacing w:before="120" w:after="120"/>
        <w:rPr>
          <w:highlight w:val="yellow"/>
        </w:rPr>
      </w:pPr>
      <w:r w:rsidRPr="0033560A">
        <w:rPr>
          <w:highlight w:val="yellow"/>
        </w:rPr>
        <w:t xml:space="preserve">Using Recommendation ITU-R S.1503, all steps of the existing algorithm for the most recent in-force version of S.1503 should be used. The results of the in-force examination of S.1503 should be convolved with other results of the S.1503 examination for the various </w:t>
      </w:r>
      <w:r w:rsidR="00594FBB">
        <w:rPr>
          <w:highlight w:val="yellow"/>
        </w:rPr>
        <w:t>non-</w:t>
      </w:r>
      <w:r w:rsidRPr="0033560A">
        <w:rPr>
          <w:highlight w:val="yellow"/>
        </w:rPr>
        <w:t xml:space="preserve">GSO filings.  AS an example, if the algorithm of S.1503 only includes examination of the WCG, then the Stage 1 process should perform a convolution of the WRC results of each </w:t>
      </w:r>
      <w:r w:rsidR="00B90C3E">
        <w:rPr>
          <w:highlight w:val="yellow"/>
        </w:rPr>
        <w:t>non-</w:t>
      </w:r>
      <w:r w:rsidRPr="0033560A">
        <w:rPr>
          <w:highlight w:val="yellow"/>
        </w:rPr>
        <w:t>GSO system.</w:t>
      </w:r>
    </w:p>
    <w:p w14:paraId="7A33E77D" w14:textId="77777777" w:rsidR="00BD050D" w:rsidRPr="0033560A" w:rsidRDefault="00BD050D" w:rsidP="00A22EB5">
      <w:pPr>
        <w:pStyle w:val="EditorsNote"/>
        <w:numPr>
          <w:ilvl w:val="0"/>
          <w:numId w:val="1"/>
        </w:numPr>
        <w:spacing w:before="120" w:after="120"/>
        <w:rPr>
          <w:highlight w:val="yellow"/>
        </w:rPr>
      </w:pPr>
      <w:r w:rsidRPr="0033560A">
        <w:rPr>
          <w:highlight w:val="yellow"/>
        </w:rPr>
        <w:t>First develop a recommendation that contains a methodology based on Recommendation ITU-R S.1503 epfd down algorithm (section D5.1) referred to as the “Step-1 methodology”. This methodology should be based on a grid of points defining a set of representing geometry. The grid of points should use the longitude independency of S.1503 to reduce the number of test points. This work should be concluded as soon as possible and, while the output of this methodology should not be used to adapt the operations of non-GSO systems to comply with the aggregate power levels it could be considered as the technical justification to trigger, if required, the consultation meeting referred to in resolves 3 of Resolution </w:t>
      </w:r>
      <w:r w:rsidRPr="0033560A">
        <w:rPr>
          <w:b/>
          <w:bCs/>
          <w:highlight w:val="yellow"/>
        </w:rPr>
        <w:t>76 (Rev.WRC-23)</w:t>
      </w:r>
      <w:r w:rsidRPr="0033560A">
        <w:rPr>
          <w:highlight w:val="yellow"/>
        </w:rPr>
        <w:t>.</w:t>
      </w:r>
    </w:p>
    <w:p w14:paraId="34449408" w14:textId="77777777" w:rsidR="00BD050D" w:rsidRPr="0033560A" w:rsidRDefault="00BD050D" w:rsidP="00A22EB5">
      <w:pPr>
        <w:pStyle w:val="EditorsNote"/>
        <w:spacing w:before="120" w:after="120"/>
        <w:ind w:left="720" w:hanging="360"/>
      </w:pPr>
      <w:r w:rsidRPr="0033560A">
        <w:rPr>
          <w:highlight w:val="yellow"/>
        </w:rPr>
        <w:t>Consideration of these and other options will continue at the next meeting of WP 4A.]</w:t>
      </w:r>
    </w:p>
    <w:p w14:paraId="1AAC9222" w14:textId="08059046" w:rsidR="00BD050D" w:rsidRPr="0033560A" w:rsidRDefault="00BD050D" w:rsidP="0074471F">
      <w:pPr>
        <w:rPr>
          <w:i/>
          <w:iCs/>
        </w:rPr>
      </w:pPr>
      <w:r w:rsidRPr="0033560A">
        <w:lastRenderedPageBreak/>
        <w:t xml:space="preserve">Below is a simplified Process for estimating the aggregate equivalent power flux density </w:t>
      </w:r>
      <w:r w:rsidRPr="0033560A">
        <w:rPr>
          <w:szCs w:val="28"/>
        </w:rPr>
        <w:t xml:space="preserve">levels into geostationary satellite networks </w:t>
      </w:r>
      <w:r w:rsidRPr="0033560A">
        <w:t>produced by multiple non</w:t>
      </w:r>
      <w:r w:rsidRPr="0033560A">
        <w:noBreakHyphen/>
        <w:t xml:space="preserve">GSO FSS systems operating co-frequency in the frequency bands subject to Resolution </w:t>
      </w:r>
      <w:r w:rsidRPr="0033560A">
        <w:rPr>
          <w:b/>
          <w:bCs/>
        </w:rPr>
        <w:t>76 (Rev.WRC-23)</w:t>
      </w:r>
      <w:r w:rsidRPr="00D255E2">
        <w:t>.</w:t>
      </w:r>
      <w:r w:rsidRPr="0033560A">
        <w:rPr>
          <w:b/>
          <w:bCs/>
        </w:rPr>
        <w:t xml:space="preserve"> </w:t>
      </w:r>
      <w:r w:rsidRPr="0033560A">
        <w:t xml:space="preserve">The results generated by this simplified process are to trigger </w:t>
      </w:r>
      <w:r w:rsidR="00166B74" w:rsidRPr="0033560A">
        <w:t xml:space="preserve">Stage </w:t>
      </w:r>
      <w:r w:rsidRPr="0033560A">
        <w:t xml:space="preserve">2. </w:t>
      </w:r>
    </w:p>
    <w:p w14:paraId="5D052C90" w14:textId="6A8249C9" w:rsidR="00BD050D" w:rsidRPr="0033560A" w:rsidRDefault="00BD050D" w:rsidP="0074471F">
      <w:pPr>
        <w:rPr>
          <w:iCs/>
        </w:rPr>
      </w:pPr>
      <w:r w:rsidRPr="0033560A">
        <w:rPr>
          <w:iCs/>
        </w:rPr>
        <w:t>This document contains the simplified Process that may be used to estimate the aggregate equivalent power-flux density (epfd) produced by multiple non-GSO FSS systems operating co</w:t>
      </w:r>
      <w:r w:rsidRPr="0033560A">
        <w:rPr>
          <w:iCs/>
        </w:rPr>
        <w:noBreakHyphen/>
        <w:t xml:space="preserve">frequency in each of the frequency bands subject to Resolution </w:t>
      </w:r>
      <w:r w:rsidRPr="0033560A">
        <w:rPr>
          <w:b/>
          <w:bCs/>
          <w:iCs/>
        </w:rPr>
        <w:t>76 (Rev.WRC-23)</w:t>
      </w:r>
      <w:r w:rsidRPr="0033560A">
        <w:rPr>
          <w:iCs/>
        </w:rPr>
        <w:t xml:space="preserve">. Note that this process does not accurately model non-GSO operations; therefore, it does not constitute the methodologies called for by Resolution </w:t>
      </w:r>
      <w:r w:rsidR="00D255E2" w:rsidRPr="0033560A">
        <w:rPr>
          <w:b/>
          <w:bCs/>
        </w:rPr>
        <w:t>76 (Rev.WRC-23)</w:t>
      </w:r>
      <w:r w:rsidRPr="0033560A">
        <w:rPr>
          <w:iCs/>
        </w:rPr>
        <w:t xml:space="preserve">, </w:t>
      </w:r>
      <w:r w:rsidR="00D255E2" w:rsidRPr="00D255E2">
        <w:rPr>
          <w:i/>
        </w:rPr>
        <w:t>resolves</w:t>
      </w:r>
      <w:r w:rsidR="00D255E2" w:rsidRPr="0033560A">
        <w:rPr>
          <w:iCs/>
        </w:rPr>
        <w:t xml:space="preserve"> </w:t>
      </w:r>
      <w:r w:rsidRPr="0033560A">
        <w:rPr>
          <w:iCs/>
        </w:rPr>
        <w:t>3 (Rev.WRC-23).</w:t>
      </w:r>
    </w:p>
    <w:p w14:paraId="2A8B86ED" w14:textId="35D0D8C5" w:rsidR="00BD050D" w:rsidRPr="0033560A" w:rsidRDefault="00BD050D" w:rsidP="00BD050D">
      <w:pPr>
        <w:rPr>
          <w:ins w:id="9" w:author="SES" w:date="2026-04-14T10:31:00Z" w16du:dateUtc="2026-04-14T08:31:00Z"/>
        </w:rPr>
      </w:pPr>
      <w:r w:rsidRPr="0033560A">
        <w:rPr>
          <w:b/>
          <w:bCs/>
          <w:i/>
        </w:rPr>
        <w:t>Step 1</w:t>
      </w:r>
      <w:r w:rsidRPr="0033560A">
        <w:rPr>
          <w:i/>
        </w:rPr>
        <w:tab/>
      </w:r>
      <w:r w:rsidRPr="00B90C3E">
        <w:rPr>
          <w:i/>
          <w:szCs w:val="24"/>
        </w:rPr>
        <w:t>[</w:t>
      </w:r>
      <w:r w:rsidRPr="00B90C3E">
        <w:rPr>
          <w:b/>
          <w:bCs/>
          <w:i/>
          <w:szCs w:val="24"/>
        </w:rPr>
        <w:t>Version 1</w:t>
      </w:r>
      <w:r w:rsidRPr="00B90C3E">
        <w:rPr>
          <w:i/>
          <w:szCs w:val="24"/>
        </w:rPr>
        <w:t>]</w:t>
      </w:r>
      <w:r w:rsidRPr="0033560A">
        <w:rPr>
          <w:i/>
        </w:rPr>
        <w:t xml:space="preserve"> </w:t>
      </w:r>
      <w:r w:rsidRPr="0033560A">
        <w:t>The objective of this first step is to identify the operational space stations of every relevant</w:t>
      </w:r>
      <w:r w:rsidRPr="0033560A">
        <w:rPr>
          <w:rStyle w:val="FootnoteReference"/>
        </w:rPr>
        <w:footnoteReference w:id="1"/>
      </w:r>
      <w:r w:rsidRPr="0033560A">
        <w:t xml:space="preserve"> non-GSO system that should be taken into account in the assessment and any associated technical characteristics needed to compute statistics of the epfd generated at a certain GSO geometry. Such information </w:t>
      </w:r>
      <w:del w:id="10" w:author="SES" w:date="2026-04-14T10:21:00Z" w16du:dateUtc="2026-04-14T08:21:00Z">
        <w:r w:rsidRPr="0033560A" w:rsidDel="007D08B6">
          <w:delText xml:space="preserve">can </w:delText>
        </w:r>
      </w:del>
      <w:ins w:id="11" w:author="SES" w:date="2026-04-14T10:21:00Z" w16du:dateUtc="2026-04-14T08:21:00Z">
        <w:r w:rsidRPr="0033560A">
          <w:t xml:space="preserve">should </w:t>
        </w:r>
      </w:ins>
      <w:r w:rsidRPr="0033560A">
        <w:t xml:space="preserve">be provided </w:t>
      </w:r>
      <w:del w:id="12" w:author="SES" w:date="2026-04-14T10:21:00Z" w16du:dateUtc="2026-04-14T08:21:00Z">
        <w:r w:rsidRPr="0033560A" w:rsidDel="007D08B6">
          <w:delText xml:space="preserve">either </w:delText>
        </w:r>
      </w:del>
      <w:r w:rsidRPr="0033560A">
        <w:t>by the notifying administrations of relevant non</w:t>
      </w:r>
      <w:r w:rsidRPr="0033560A">
        <w:noBreakHyphen/>
        <w:t>GSO systems</w:t>
      </w:r>
      <w:del w:id="13" w:author="SES" w:date="2026-04-14T10:48:00Z" w16du:dateUtc="2026-04-14T08:48:00Z">
        <w:r w:rsidRPr="0033560A" w:rsidDel="003A2BCE">
          <w:delText xml:space="preserve"> or</w:delText>
        </w:r>
      </w:del>
      <w:del w:id="14" w:author="SES" w:date="2026-04-14T10:22:00Z" w16du:dateUtc="2026-04-14T08:22:00Z">
        <w:r w:rsidRPr="0033560A" w:rsidDel="007D08B6">
          <w:delText>, failing that, [by any third party based on publicly available data]</w:delText>
        </w:r>
        <w:r w:rsidRPr="0033560A" w:rsidDel="007D08B6">
          <w:rPr>
            <w:rStyle w:val="FootnoteReference"/>
          </w:rPr>
          <w:footnoteReference w:id="2"/>
        </w:r>
      </w:del>
      <w:commentRangeStart w:id="17"/>
      <w:r w:rsidRPr="0033560A">
        <w:t>.</w:t>
      </w:r>
      <w:commentRangeEnd w:id="17"/>
      <w:r w:rsidRPr="0033560A">
        <w:rPr>
          <w:rStyle w:val="CommentReference"/>
          <w:sz w:val="24"/>
          <w:szCs w:val="20"/>
        </w:rPr>
        <w:commentReference w:id="17"/>
      </w:r>
    </w:p>
    <w:p w14:paraId="45C3FA2E" w14:textId="77777777" w:rsidR="00BD050D" w:rsidRPr="0033560A" w:rsidRDefault="00BD050D" w:rsidP="00BD050D">
      <w:pPr>
        <w:rPr>
          <w:i/>
          <w:iCs/>
        </w:rPr>
      </w:pPr>
      <w:ins w:id="18" w:author="SES" w:date="2026-04-15T16:24:00Z" w16du:dateUtc="2026-04-15T14:24:00Z">
        <w:r w:rsidRPr="0033560A">
          <w:rPr>
            <w:i/>
            <w:iCs/>
          </w:rPr>
          <w:t>That could be, f</w:t>
        </w:r>
      </w:ins>
      <w:ins w:id="19" w:author="SES" w:date="2026-04-15T16:23:00Z" w16du:dateUtc="2026-04-15T14:23:00Z">
        <w:r w:rsidRPr="0033560A">
          <w:rPr>
            <w:i/>
            <w:iCs/>
          </w:rPr>
          <w:t>or example</w:t>
        </w:r>
      </w:ins>
      <w:ins w:id="20" w:author="SES" w:date="2026-04-15T16:24:00Z" w16du:dateUtc="2026-04-15T14:24:00Z">
        <w:r w:rsidRPr="0033560A">
          <w:rPr>
            <w:i/>
            <w:iCs/>
          </w:rPr>
          <w:t>,</w:t>
        </w:r>
      </w:ins>
      <w:ins w:id="21" w:author="SES" w:date="2026-04-15T16:23:00Z" w16du:dateUtc="2026-04-15T14:23:00Z">
        <w:r w:rsidRPr="0033560A">
          <w:rPr>
            <w:i/>
            <w:iCs/>
          </w:rPr>
          <w:t xml:space="preserve"> </w:t>
        </w:r>
      </w:ins>
      <w:ins w:id="22" w:author="SES" w:date="2026-04-15T16:25:00Z" w16du:dateUtc="2026-04-15T14:25:00Z">
        <w:r w:rsidRPr="0033560A">
          <w:rPr>
            <w:i/>
            <w:iCs/>
          </w:rPr>
          <w:t xml:space="preserve">to </w:t>
        </w:r>
      </w:ins>
      <w:ins w:id="23" w:author="SES" w:date="2026-04-15T16:23:00Z" w16du:dateUtc="2026-04-15T14:23:00Z">
        <w:r w:rsidRPr="0033560A">
          <w:rPr>
            <w:i/>
            <w:iCs/>
          </w:rPr>
          <w:t>send</w:t>
        </w:r>
      </w:ins>
      <w:ins w:id="24" w:author="SES" w:date="2026-04-14T10:41:00Z" w16du:dateUtc="2026-04-14T08:41:00Z">
        <w:r w:rsidRPr="0033560A">
          <w:rPr>
            <w:i/>
            <w:iCs/>
          </w:rPr>
          <w:t xml:space="preserve"> </w:t>
        </w:r>
      </w:ins>
      <w:ins w:id="25" w:author="SES" w:date="2026-04-15T16:23:00Z" w16du:dateUtc="2026-04-15T14:23:00Z">
        <w:r w:rsidRPr="0033560A">
          <w:rPr>
            <w:i/>
            <w:iCs/>
          </w:rPr>
          <w:t>a</w:t>
        </w:r>
      </w:ins>
      <w:ins w:id="26" w:author="SES" w:date="2026-04-14T10:41:00Z" w16du:dateUtc="2026-04-14T08:41:00Z">
        <w:r w:rsidRPr="0033560A">
          <w:rPr>
            <w:i/>
            <w:iCs/>
          </w:rPr>
          <w:t xml:space="preserve"> remind</w:t>
        </w:r>
      </w:ins>
      <w:ins w:id="27" w:author="SES" w:date="2026-04-15T16:23:00Z" w16du:dateUtc="2026-04-15T14:23:00Z">
        <w:r w:rsidRPr="0033560A">
          <w:rPr>
            <w:i/>
            <w:iCs/>
          </w:rPr>
          <w:t>er to</w:t>
        </w:r>
      </w:ins>
      <w:ins w:id="28" w:author="SES" w:date="2026-04-14T10:41:00Z" w16du:dateUtc="2026-04-14T08:41:00Z">
        <w:r w:rsidRPr="0033560A">
          <w:rPr>
            <w:i/>
            <w:iCs/>
          </w:rPr>
          <w:t xml:space="preserve"> th</w:t>
        </w:r>
      </w:ins>
      <w:ins w:id="29" w:author="SES" w:date="2026-04-15T16:23:00Z" w16du:dateUtc="2026-04-15T14:23:00Z">
        <w:r w:rsidRPr="0033560A">
          <w:rPr>
            <w:i/>
            <w:iCs/>
          </w:rPr>
          <w:t>at</w:t>
        </w:r>
      </w:ins>
      <w:ins w:id="30" w:author="SES" w:date="2026-04-14T10:41:00Z" w16du:dateUtc="2026-04-14T08:41:00Z">
        <w:r w:rsidRPr="0033560A">
          <w:rPr>
            <w:i/>
            <w:iCs/>
          </w:rPr>
          <w:t xml:space="preserve"> administration </w:t>
        </w:r>
      </w:ins>
      <w:ins w:id="31" w:author="SES" w:date="2026-04-15T16:25:00Z" w16du:dateUtc="2026-04-15T14:25:00Z">
        <w:r w:rsidRPr="0033560A">
          <w:rPr>
            <w:i/>
            <w:iCs/>
          </w:rPr>
          <w:t>to provide</w:t>
        </w:r>
      </w:ins>
      <w:ins w:id="32" w:author="SES" w:date="2026-04-14T10:42:00Z" w16du:dateUtc="2026-04-14T08:42:00Z">
        <w:r w:rsidRPr="0033560A">
          <w:rPr>
            <w:i/>
            <w:iCs/>
          </w:rPr>
          <w:t xml:space="preserve"> such data.</w:t>
        </w:r>
      </w:ins>
      <w:ins w:id="33" w:author="SES" w:date="2026-04-14T10:43:00Z" w16du:dateUtc="2026-04-14T08:43:00Z">
        <w:r w:rsidRPr="0033560A">
          <w:rPr>
            <w:i/>
            <w:iCs/>
          </w:rPr>
          <w:t xml:space="preserve"> This could be part of the Terms of Reference</w:t>
        </w:r>
      </w:ins>
      <w:ins w:id="34" w:author="SES" w:date="2026-04-14T10:44:00Z" w16du:dateUtc="2026-04-14T08:44:00Z">
        <w:r w:rsidRPr="0033560A">
          <w:rPr>
            <w:i/>
            <w:iCs/>
          </w:rPr>
          <w:t xml:space="preserve"> to be developed.</w:t>
        </w:r>
      </w:ins>
    </w:p>
    <w:p w14:paraId="0A618683" w14:textId="77777777" w:rsidR="00BD050D" w:rsidRPr="0033560A" w:rsidRDefault="00BD050D" w:rsidP="00BD050D">
      <w:pPr>
        <w:pStyle w:val="EditorsNote"/>
      </w:pPr>
      <w:del w:id="35" w:author="SES" w:date="2026-04-14T10:45:00Z" w16du:dateUtc="2026-04-14T08:45:00Z">
        <w:r w:rsidRPr="0033560A" w:rsidDel="00866777">
          <w:delText>[Comment: Further clarity is needed as to the specificity and usage of third-party databases]</w:delText>
        </w:r>
      </w:del>
    </w:p>
    <w:p w14:paraId="5A721439" w14:textId="77777777" w:rsidR="00BD050D" w:rsidRPr="0033560A" w:rsidRDefault="00BD050D" w:rsidP="00BD050D">
      <w:r w:rsidRPr="00B90C3E">
        <w:rPr>
          <w:i/>
          <w:szCs w:val="24"/>
        </w:rPr>
        <w:t>[</w:t>
      </w:r>
      <w:r w:rsidRPr="00B90C3E">
        <w:rPr>
          <w:b/>
          <w:bCs/>
          <w:i/>
          <w:szCs w:val="24"/>
        </w:rPr>
        <w:t>Version 2</w:t>
      </w:r>
      <w:r w:rsidRPr="00B90C3E">
        <w:rPr>
          <w:i/>
          <w:szCs w:val="24"/>
        </w:rPr>
        <w:t>]</w:t>
      </w:r>
      <w:r w:rsidRPr="0033560A">
        <w:rPr>
          <w:i/>
        </w:rPr>
        <w:t xml:space="preserve"> </w:t>
      </w:r>
      <w:r w:rsidRPr="0033560A">
        <w:t>The objective of this first step is to identify the operational space stations of every relevant</w:t>
      </w:r>
      <w:r w:rsidRPr="0033560A">
        <w:rPr>
          <w:rStyle w:val="FootnoteReference"/>
        </w:rPr>
        <w:footnoteReference w:id="3"/>
      </w:r>
      <w:r w:rsidRPr="0033560A">
        <w:t xml:space="preserve"> non-GSO system that should be taken into account in the assessment and any associated technical characteristics needed to compute statistics of the epfd generated at a certain GSO geometry. Such information </w:t>
      </w:r>
      <w:ins w:id="36" w:author="United States" w:date="2026-02-13T13:15:00Z">
        <w:r w:rsidRPr="0033560A">
          <w:t>needs</w:t>
        </w:r>
      </w:ins>
      <w:ins w:id="37" w:author="United States" w:date="2026-02-13T13:16:00Z">
        <w:r w:rsidRPr="0033560A">
          <w:t xml:space="preserve"> to </w:t>
        </w:r>
      </w:ins>
      <w:del w:id="38" w:author="United States" w:date="2026-02-13T13:15:00Z">
        <w:r w:rsidRPr="0033560A" w:rsidDel="00C2245B">
          <w:delText>can</w:delText>
        </w:r>
      </w:del>
      <w:r w:rsidRPr="0033560A">
        <w:t xml:space="preserve"> be provided </w:t>
      </w:r>
      <w:del w:id="39" w:author="United States" w:date="2026-02-13T13:16:00Z">
        <w:r w:rsidRPr="0033560A" w:rsidDel="00C2245B">
          <w:delText>either</w:delText>
        </w:r>
      </w:del>
      <w:r w:rsidRPr="0033560A">
        <w:t xml:space="preserve"> by the notifying administrations of relevant non</w:t>
      </w:r>
      <w:r w:rsidRPr="0033560A">
        <w:noBreakHyphen/>
        <w:t xml:space="preserve">GSO systems or, failing that, [by </w:t>
      </w:r>
      <w:ins w:id="40" w:author="United States" w:date="2026-03-18T19:29:00Z" w16du:dateUtc="2026-03-18T19:29:00Z">
        <w:r w:rsidRPr="0033560A">
          <w:t>a credible</w:t>
        </w:r>
      </w:ins>
      <w:del w:id="41" w:author="United States" w:date="2026-03-18T19:29:00Z" w16du:dateUtc="2026-03-18T19:29:00Z">
        <w:r w:rsidRPr="0033560A" w:rsidDel="00FF180F">
          <w:delText>any</w:delText>
        </w:r>
      </w:del>
      <w:r w:rsidRPr="0033560A">
        <w:t xml:space="preserve"> third party based on publicly available data]</w:t>
      </w:r>
      <w:r w:rsidRPr="0033560A">
        <w:rPr>
          <w:rStyle w:val="FootnoteReference"/>
        </w:rPr>
        <w:footnoteReference w:id="4"/>
      </w:r>
      <w:r w:rsidRPr="0033560A">
        <w:t>.</w:t>
      </w:r>
    </w:p>
    <w:p w14:paraId="47254E14" w14:textId="77777777" w:rsidR="00BD050D" w:rsidRPr="0033560A" w:rsidRDefault="00BD050D" w:rsidP="00D255E2">
      <w:pPr>
        <w:rPr>
          <w:ins w:id="43" w:author="Steven Doiron" w:date="2026-05-06T12:57:00Z" w16du:dateUtc="2026-05-06T10:57:00Z"/>
          <w:lang w:eastAsia="zh-CN"/>
        </w:rPr>
      </w:pPr>
      <w:ins w:id="44" w:author="Steven Doiron" w:date="2026-05-06T12:57:00Z" w16du:dateUtc="2026-05-06T10:57:00Z">
        <w:r w:rsidRPr="0033560A">
          <w:rPr>
            <w:lang w:eastAsia="zh-CN"/>
          </w:rPr>
          <w:t xml:space="preserve">Operational space station information and technical characteristics of non-GSO systems shall be submitted by the notifying administration as a matter of priority; if not submitted by the notifying administration, third parties may supplement based on publicly available data, provided that: </w:t>
        </w:r>
        <w:r w:rsidRPr="0033560A">
          <w:rPr>
            <w:rFonts w:ascii="Cambria Math" w:hAnsi="Cambria Math" w:cs="Cambria Math"/>
            <w:lang w:eastAsia="zh-CN"/>
          </w:rPr>
          <w:t xml:space="preserve">1) </w:t>
        </w:r>
        <w:r w:rsidRPr="0033560A">
          <w:rPr>
            <w:lang w:eastAsia="zh-CN"/>
          </w:rPr>
          <w:t xml:space="preserve">Third-party data shall indicate the source and data collection time; </w:t>
        </w:r>
        <w:r w:rsidRPr="0033560A">
          <w:rPr>
            <w:rFonts w:ascii="Cambria Math" w:hAnsi="Cambria Math" w:cs="Cambria Math"/>
            <w:lang w:eastAsia="zh-CN"/>
          </w:rPr>
          <w:t>2)</w:t>
        </w:r>
        <w:r w:rsidRPr="0033560A">
          <w:rPr>
            <w:lang w:eastAsia="zh-CN"/>
          </w:rPr>
          <w:t xml:space="preserve"> Core data involving orbital parameters, transmit power, etc., shall take effect only after written confirmation by the notifying administration; </w:t>
        </w:r>
        <w:r w:rsidRPr="0033560A">
          <w:rPr>
            <w:rFonts w:ascii="Cambria Math" w:hAnsi="Cambria Math" w:cs="Cambria Math"/>
            <w:lang w:eastAsia="zh-CN"/>
          </w:rPr>
          <w:t>3)</w:t>
        </w:r>
        <w:r w:rsidRPr="0033560A">
          <w:rPr>
            <w:lang w:eastAsia="zh-CN"/>
          </w:rPr>
          <w:t xml:space="preserve"> Third-party data without confirmation shall not be used as the basis for determining EPFD exceedance</w:t>
        </w:r>
        <w:commentRangeStart w:id="45"/>
        <w:r w:rsidRPr="0033560A">
          <w:rPr>
            <w:lang w:eastAsia="zh-CN"/>
          </w:rPr>
          <w:t>.</w:t>
        </w:r>
      </w:ins>
      <w:commentRangeEnd w:id="45"/>
      <w:r w:rsidRPr="0033560A">
        <w:rPr>
          <w:rStyle w:val="CommentReference"/>
          <w:sz w:val="24"/>
          <w:szCs w:val="20"/>
          <w:lang w:eastAsia="zh-CN"/>
        </w:rPr>
        <w:commentReference w:id="45"/>
      </w:r>
    </w:p>
    <w:p w14:paraId="60D80846" w14:textId="77777777" w:rsidR="00BD050D" w:rsidRPr="0033560A" w:rsidRDefault="00BD050D" w:rsidP="00BD050D">
      <w:pPr>
        <w:rPr>
          <w:lang w:eastAsia="zh-CN"/>
        </w:rPr>
      </w:pPr>
      <w:r w:rsidRPr="0033560A">
        <w:rPr>
          <w:lang w:eastAsia="zh-CN"/>
        </w:rPr>
        <w:t xml:space="preserve">The calculated output of aggregate epfd from the previous consultation meeting should be used as a reference situation for the next sub-sequent meeting. Figure 1 contains a flow-chart showing the overall process for assessing a potential exceedance of epfd limits contained in </w:t>
      </w:r>
      <w:r w:rsidRPr="0033560A">
        <w:t xml:space="preserve">Tables 1A to 1D of </w:t>
      </w:r>
      <w:r w:rsidRPr="0033560A">
        <w:lastRenderedPageBreak/>
        <w:t xml:space="preserve">Resolution </w:t>
      </w:r>
      <w:r w:rsidRPr="0033560A">
        <w:rPr>
          <w:b/>
          <w:bCs/>
        </w:rPr>
        <w:t>76 (Rev.WRC-23)</w:t>
      </w:r>
      <w:r w:rsidRPr="0033560A">
        <w:rPr>
          <w:lang w:eastAsia="zh-CN"/>
        </w:rPr>
        <w:t xml:space="preserve"> and how the output from one consultation meeting should be used as an input to the sub-sequent consultation meeting</w:t>
      </w:r>
      <w:commentRangeStart w:id="46"/>
      <w:r w:rsidRPr="0033560A">
        <w:rPr>
          <w:lang w:eastAsia="zh-CN"/>
        </w:rPr>
        <w:t>.</w:t>
      </w:r>
      <w:commentRangeEnd w:id="46"/>
      <w:r w:rsidRPr="0033560A">
        <w:rPr>
          <w:rStyle w:val="CommentReference"/>
          <w:sz w:val="24"/>
          <w:szCs w:val="20"/>
          <w:lang w:eastAsia="zh-CN"/>
        </w:rPr>
        <w:commentReference w:id="46"/>
      </w:r>
    </w:p>
    <w:p w14:paraId="5AC25C57" w14:textId="77777777" w:rsidR="00BD050D" w:rsidRPr="0033560A" w:rsidRDefault="00BD050D" w:rsidP="00BD050D">
      <w:r w:rsidRPr="0033560A">
        <w:t xml:space="preserve">For each of the applicable frequency band(s) identified in Tables 1A to 1D of Resolution </w:t>
      </w:r>
      <w:r w:rsidRPr="0033560A">
        <w:rPr>
          <w:b/>
          <w:bCs/>
        </w:rPr>
        <w:t>76 (Rev.WRC-23)</w:t>
      </w:r>
      <w:r w:rsidRPr="0033560A">
        <w:t>, the information should be organised in two databases: the “Mask database” and the “SRS database”, respectively:</w:t>
      </w:r>
    </w:p>
    <w:p w14:paraId="6D5D598F" w14:textId="77777777" w:rsidR="00BD050D" w:rsidRPr="0033560A" w:rsidRDefault="00BD050D" w:rsidP="00BD050D">
      <w:pPr>
        <w:pStyle w:val="enumlev1"/>
      </w:pPr>
      <w:r w:rsidRPr="0033560A">
        <w:t>–</w:t>
      </w:r>
      <w:r w:rsidRPr="0033560A">
        <w:tab/>
        <w:t xml:space="preserve">the </w:t>
      </w:r>
      <w:r w:rsidRPr="0033560A">
        <w:rPr>
          <w:i/>
          <w:iCs/>
        </w:rPr>
        <w:t>Mask Database</w:t>
      </w:r>
      <w:r w:rsidRPr="0033560A">
        <w:t xml:space="preserve"> should include any data specified in Section B4 of the most recent version of Recommendation </w:t>
      </w:r>
      <w:hyperlink r:id="rId15" w:history="1">
        <w:r w:rsidRPr="0033560A">
          <w:rPr>
            <w:rStyle w:val="Hyperlink"/>
          </w:rPr>
          <w:t>ITU-R S.1503</w:t>
        </w:r>
      </w:hyperlink>
      <w:r w:rsidRPr="0033560A">
        <w:t>; and</w:t>
      </w:r>
    </w:p>
    <w:p w14:paraId="3EEEEEB2" w14:textId="77777777" w:rsidR="00BD050D" w:rsidRPr="0033560A" w:rsidRDefault="00BD050D" w:rsidP="00BD050D">
      <w:pPr>
        <w:pStyle w:val="enumlev1"/>
      </w:pPr>
      <w:r w:rsidRPr="0033560A">
        <w:t>–</w:t>
      </w:r>
      <w:r w:rsidRPr="0033560A">
        <w:tab/>
        <w:t xml:space="preserve">the </w:t>
      </w:r>
      <w:r w:rsidRPr="0033560A">
        <w:rPr>
          <w:i/>
          <w:iCs/>
        </w:rPr>
        <w:t>SRS Database</w:t>
      </w:r>
      <w:r w:rsidRPr="0033560A">
        <w:t xml:space="preserve"> should include any remaining data necessary to apply the Process included in </w:t>
      </w:r>
      <w:r w:rsidRPr="0033560A">
        <w:rPr>
          <w:lang w:eastAsia="zh-CN"/>
        </w:rPr>
        <w:t xml:space="preserve">Recommendation </w:t>
      </w:r>
      <w:r w:rsidRPr="0033560A">
        <w:t xml:space="preserve">ITU-R S.1503, including the association between those pfd/e.i.r.p. masks included in the abovementioned </w:t>
      </w:r>
      <w:r w:rsidRPr="0033560A">
        <w:rPr>
          <w:i/>
          <w:iCs/>
        </w:rPr>
        <w:t>Mask Database</w:t>
      </w:r>
      <w:r w:rsidRPr="0033560A">
        <w:t xml:space="preserve"> and each of the identified operational space stations</w:t>
      </w:r>
      <w:commentRangeStart w:id="47"/>
      <w:r w:rsidRPr="0033560A">
        <w:t xml:space="preserve">. </w:t>
      </w:r>
      <w:commentRangeEnd w:id="47"/>
      <w:r w:rsidRPr="0033560A">
        <w:rPr>
          <w:rStyle w:val="CommentReference"/>
          <w:sz w:val="24"/>
          <w:szCs w:val="20"/>
        </w:rPr>
        <w:commentReference w:id="47"/>
      </w:r>
    </w:p>
    <w:p w14:paraId="38D10579" w14:textId="2C1B26DF" w:rsidR="00BD050D" w:rsidRPr="0033560A" w:rsidRDefault="00BD050D" w:rsidP="0033560A">
      <w:ins w:id="48" w:author="United States" w:date="2026-02-13T14:13:00Z">
        <w:r w:rsidRPr="0033560A">
          <w:t xml:space="preserve">The Mask and SRS </w:t>
        </w:r>
      </w:ins>
      <w:ins w:id="49" w:author="United States" w:date="2026-02-14T16:43:00Z">
        <w:r w:rsidRPr="0033560A">
          <w:t>d</w:t>
        </w:r>
      </w:ins>
      <w:ins w:id="50" w:author="United States" w:date="2026-02-13T14:13:00Z">
        <w:r w:rsidRPr="0033560A">
          <w:t xml:space="preserve">atabases are </w:t>
        </w:r>
      </w:ins>
      <w:ins w:id="51" w:author="United States" w:date="2026-02-14T16:33:00Z">
        <w:r w:rsidRPr="0033560A">
          <w:t>inte</w:t>
        </w:r>
      </w:ins>
      <w:ins w:id="52" w:author="United States" w:date="2026-02-14T16:34:00Z">
        <w:r w:rsidRPr="0033560A">
          <w:t>nded</w:t>
        </w:r>
      </w:ins>
      <w:ins w:id="53" w:author="United States" w:date="2026-02-13T14:13:00Z">
        <w:r w:rsidRPr="0033560A">
          <w:t xml:space="preserve"> </w:t>
        </w:r>
      </w:ins>
      <w:ins w:id="54" w:author="United States" w:date="2026-02-20T11:44:00Z" w16du:dateUtc="2026-02-20T11:44:00Z">
        <w:r w:rsidRPr="0033560A">
          <w:t>for use by</w:t>
        </w:r>
      </w:ins>
      <w:ins w:id="55" w:author="United States" w:date="2026-02-20T11:43:00Z" w16du:dateUtc="2026-02-20T11:43:00Z">
        <w:r w:rsidRPr="0033560A">
          <w:t xml:space="preserve"> </w:t>
        </w:r>
      </w:ins>
      <w:ins w:id="56" w:author="United States" w:date="2026-02-14T16:34:00Z">
        <w:r w:rsidRPr="0033560A">
          <w:t xml:space="preserve">the proposed </w:t>
        </w:r>
      </w:ins>
      <w:ins w:id="57" w:author="United States" w:date="2026-02-20T11:45:00Z" w16du:dateUtc="2026-02-20T11:45:00Z">
        <w:r w:rsidRPr="0033560A">
          <w:t xml:space="preserve">Stage 1 </w:t>
        </w:r>
      </w:ins>
      <w:ins w:id="58" w:author="United States" w:date="2026-02-14T16:34:00Z">
        <w:r w:rsidRPr="0033560A">
          <w:t>process</w:t>
        </w:r>
      </w:ins>
      <w:ins w:id="59" w:author="United States" w:date="2026-02-14T16:40:00Z">
        <w:r w:rsidRPr="0033560A">
          <w:t xml:space="preserve"> </w:t>
        </w:r>
      </w:ins>
      <w:ins w:id="60" w:author="United States" w:date="2026-02-20T11:44:00Z" w16du:dateUtc="2026-02-20T11:44:00Z">
        <w:r w:rsidRPr="0033560A">
          <w:t>on</w:t>
        </w:r>
      </w:ins>
      <w:ins w:id="61" w:author="United States" w:date="2026-02-20T13:06:00Z" w16du:dateUtc="2026-02-20T13:06:00Z">
        <w:r w:rsidRPr="0033560A">
          <w:t>ly</w:t>
        </w:r>
      </w:ins>
      <w:ins w:id="62" w:author="United States" w:date="2026-02-13T14:13:00Z">
        <w:r w:rsidRPr="0033560A">
          <w:t xml:space="preserve">. </w:t>
        </w:r>
      </w:ins>
      <w:ins w:id="63" w:author="United States" w:date="2026-02-14T16:42:00Z">
        <w:r w:rsidRPr="0033560A">
          <w:t>These</w:t>
        </w:r>
      </w:ins>
      <w:ins w:id="64" w:author="United States" w:date="2026-02-20T11:43:00Z" w16du:dateUtc="2026-02-20T11:43:00Z">
        <w:r w:rsidRPr="0033560A">
          <w:t xml:space="preserve"> </w:t>
        </w:r>
      </w:ins>
      <w:ins w:id="65" w:author="United States" w:date="2026-02-20T11:44:00Z" w16du:dateUtc="2026-02-20T11:44:00Z">
        <w:r w:rsidRPr="0033560A">
          <w:t xml:space="preserve">datasets </w:t>
        </w:r>
      </w:ins>
      <w:ins w:id="66" w:author="United States" w:date="2026-02-14T16:42:00Z">
        <w:r w:rsidRPr="0033560A">
          <w:t xml:space="preserve">may differ from the </w:t>
        </w:r>
      </w:ins>
      <w:ins w:id="67" w:author="United States" w:date="2026-02-14T16:43:00Z">
        <w:r w:rsidRPr="0033560A">
          <w:t xml:space="preserve">databases </w:t>
        </w:r>
      </w:ins>
      <w:ins w:id="68" w:author="United States" w:date="2026-02-13T14:13:00Z">
        <w:r w:rsidRPr="0033560A">
          <w:t xml:space="preserve">submitted by administrations for </w:t>
        </w:r>
      </w:ins>
      <w:ins w:id="69" w:author="Chamova, Alisa" w:date="2026-05-14T07:48:00Z" w16du:dateUtc="2026-05-14T05:48:00Z">
        <w:r w:rsidR="0033560A" w:rsidRPr="0033560A">
          <w:t>R</w:t>
        </w:r>
      </w:ins>
      <w:ins w:id="70" w:author="Fernandez Jimenez, Virginia" w:date="2026-05-28T14:06:00Z" w16du:dateUtc="2026-05-28T12:06:00Z">
        <w:r w:rsidR="00D255E2">
          <w:t xml:space="preserve">adio </w:t>
        </w:r>
      </w:ins>
      <w:ins w:id="71" w:author="Chamova, Alisa" w:date="2026-05-14T07:48:00Z" w16du:dateUtc="2026-05-14T05:48:00Z">
        <w:r w:rsidR="0033560A" w:rsidRPr="0033560A">
          <w:t>R</w:t>
        </w:r>
      </w:ins>
      <w:ins w:id="72" w:author="Fernandez Jimenez, Virginia" w:date="2026-05-28T14:06:00Z" w16du:dateUtc="2026-05-28T12:06:00Z">
        <w:r w:rsidR="00D255E2">
          <w:t>egulations (RR)</w:t>
        </w:r>
      </w:ins>
      <w:ins w:id="73" w:author="Chamova, Alisa" w:date="2026-05-14T07:48:00Z" w16du:dateUtc="2026-05-14T05:48:00Z">
        <w:r w:rsidR="0033560A" w:rsidRPr="0033560A">
          <w:t xml:space="preserve"> </w:t>
        </w:r>
      </w:ins>
      <w:ins w:id="74" w:author="United States" w:date="2026-02-20T11:45:00Z" w16du:dateUtc="2026-02-20T11:45:00Z">
        <w:r w:rsidRPr="0033560A">
          <w:t xml:space="preserve">Article </w:t>
        </w:r>
        <w:r w:rsidRPr="0033560A">
          <w:rPr>
            <w:b/>
            <w:bCs/>
          </w:rPr>
          <w:t>22</w:t>
        </w:r>
        <w:r w:rsidRPr="0033560A">
          <w:t xml:space="preserve"> </w:t>
        </w:r>
      </w:ins>
      <w:ins w:id="75" w:author="United States" w:date="2026-02-13T14:13:00Z">
        <w:r w:rsidRPr="0033560A">
          <w:t>epfd examin</w:t>
        </w:r>
      </w:ins>
      <w:ins w:id="76" w:author="United States" w:date="2026-02-14T16:35:00Z">
        <w:r w:rsidRPr="0033560A">
          <w:t>ations</w:t>
        </w:r>
      </w:ins>
      <w:ins w:id="77" w:author="United States" w:date="2026-02-13T14:13:00Z">
        <w:r w:rsidRPr="0033560A">
          <w:t>.</w:t>
        </w:r>
      </w:ins>
    </w:p>
    <w:p w14:paraId="45CBD231" w14:textId="77777777" w:rsidR="00BD050D" w:rsidRPr="0033560A" w:rsidRDefault="00BD050D" w:rsidP="00BD050D">
      <w:pPr>
        <w:pStyle w:val="FigureNo"/>
        <w:rPr>
          <w:lang w:eastAsia="zh-CN"/>
        </w:rPr>
      </w:pPr>
      <w:r w:rsidRPr="0033560A">
        <w:rPr>
          <w:lang w:eastAsia="zh-CN"/>
        </w:rPr>
        <w:lastRenderedPageBreak/>
        <w:t>FIGURE 1</w:t>
      </w:r>
    </w:p>
    <w:p w14:paraId="374B7678" w14:textId="77777777" w:rsidR="00BD050D" w:rsidRPr="0033560A" w:rsidRDefault="00BD050D" w:rsidP="00BD050D">
      <w:pPr>
        <w:pStyle w:val="Figuretitle"/>
        <w:rPr>
          <w:lang w:eastAsia="zh-CN"/>
        </w:rPr>
      </w:pPr>
      <w:r w:rsidRPr="0033560A">
        <w:rPr>
          <w:lang w:eastAsia="zh-CN"/>
        </w:rPr>
        <w:t>Flow-chart of the aggregate epfd compliance evaluation process</w:t>
      </w:r>
    </w:p>
    <w:p w14:paraId="650CBD2C" w14:textId="77777777" w:rsidR="00BD050D" w:rsidRPr="0033560A" w:rsidRDefault="00BD050D" w:rsidP="00BD050D">
      <w:pPr>
        <w:pStyle w:val="Figure"/>
        <w:rPr>
          <w:noProof w:val="0"/>
        </w:rPr>
      </w:pPr>
      <w:r w:rsidRPr="0033560A">
        <w:rPr>
          <w:noProof w:val="0"/>
        </w:rPr>
        <w:object w:dxaOrig="9744" w:dyaOrig="11653" w14:anchorId="5F7214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65pt;height:8in" o:ole="">
            <v:imagedata r:id="rId16" o:title=""/>
          </v:shape>
          <o:OLEObject Type="Embed" ProgID="Visio.Drawing.15" ShapeID="_x0000_i1025" DrawAspect="Content" ObjectID="_1841482704" r:id="rId17"/>
        </w:object>
      </w:r>
    </w:p>
    <w:p w14:paraId="34C22A2F" w14:textId="77777777" w:rsidR="00BD050D" w:rsidRDefault="00BD050D" w:rsidP="00BD050D">
      <w:pPr>
        <w:spacing w:before="360"/>
      </w:pPr>
      <w:r w:rsidRPr="0033560A">
        <w:rPr>
          <w:b/>
          <w:bCs/>
          <w:i/>
        </w:rPr>
        <w:t>Step 2</w:t>
      </w:r>
      <w:r w:rsidRPr="0033560A">
        <w:rPr>
          <w:i/>
        </w:rPr>
        <w:tab/>
      </w:r>
      <w:r w:rsidRPr="0033560A">
        <w:t xml:space="preserve">The algorithm contained in Recommendation ITU-R S.1503 should be used to generate epfd statistics for each of the analysed non-GSO systems. An assessment should be carried out for a range of GSO geometries. Table 1 is summarizing the number of unique geometries for various grid sizes. </w:t>
      </w:r>
    </w:p>
    <w:p w14:paraId="17D927D1" w14:textId="77777777" w:rsidR="00BD050D" w:rsidRPr="0033560A" w:rsidRDefault="00BD050D" w:rsidP="00BD050D">
      <w:pPr>
        <w:pStyle w:val="TableNo"/>
      </w:pPr>
      <w:r w:rsidRPr="0033560A">
        <w:lastRenderedPageBreak/>
        <w:t>TABLE 1</w:t>
      </w:r>
    </w:p>
    <w:p w14:paraId="00D92F22" w14:textId="77777777" w:rsidR="00BD050D" w:rsidRPr="0033560A" w:rsidRDefault="00BD050D" w:rsidP="00BD050D">
      <w:pPr>
        <w:pStyle w:val="Tabletitle"/>
      </w:pPr>
      <w:r w:rsidRPr="0033560A">
        <w:t>Summary of GSO geometries</w:t>
      </w:r>
    </w:p>
    <w:tbl>
      <w:tblPr>
        <w:tblStyle w:val="TableGrid"/>
        <w:tblW w:w="0" w:type="auto"/>
        <w:tblLook w:val="04A0" w:firstRow="1" w:lastRow="0" w:firstColumn="1" w:lastColumn="0" w:noHBand="0" w:noVBand="1"/>
      </w:tblPr>
      <w:tblGrid>
        <w:gridCol w:w="1375"/>
        <w:gridCol w:w="1314"/>
        <w:gridCol w:w="1559"/>
        <w:gridCol w:w="1253"/>
        <w:gridCol w:w="1376"/>
        <w:gridCol w:w="1376"/>
        <w:gridCol w:w="1376"/>
      </w:tblGrid>
      <w:tr w:rsidR="00BD050D" w:rsidRPr="0033560A" w14:paraId="4F6DF8E4" w14:textId="77777777" w:rsidTr="002A519F">
        <w:tc>
          <w:tcPr>
            <w:tcW w:w="1375" w:type="dxa"/>
          </w:tcPr>
          <w:p w14:paraId="26F1D34A" w14:textId="77777777" w:rsidR="00BD050D" w:rsidRPr="0033560A" w:rsidRDefault="00BD050D" w:rsidP="002A519F">
            <w:pPr>
              <w:pStyle w:val="Tablehead"/>
            </w:pPr>
            <w:r w:rsidRPr="0033560A">
              <w:t>Latitude range</w:t>
            </w:r>
          </w:p>
        </w:tc>
        <w:tc>
          <w:tcPr>
            <w:tcW w:w="1314" w:type="dxa"/>
          </w:tcPr>
          <w:p w14:paraId="2643909B" w14:textId="77777777" w:rsidR="00BD050D" w:rsidRPr="0033560A" w:rsidRDefault="00BD050D" w:rsidP="002A519F">
            <w:pPr>
              <w:pStyle w:val="Tablehead"/>
            </w:pPr>
            <w:r w:rsidRPr="0033560A">
              <w:t>Latitude granularity</w:t>
            </w:r>
          </w:p>
        </w:tc>
        <w:tc>
          <w:tcPr>
            <w:tcW w:w="1559" w:type="dxa"/>
          </w:tcPr>
          <w:p w14:paraId="090F5DAC" w14:textId="77777777" w:rsidR="00BD050D" w:rsidRPr="0033560A" w:rsidRDefault="00BD050D" w:rsidP="002A519F">
            <w:pPr>
              <w:pStyle w:val="Tablehead"/>
            </w:pPr>
            <w:r w:rsidRPr="0033560A">
              <w:t>Longitude range</w:t>
            </w:r>
          </w:p>
        </w:tc>
        <w:tc>
          <w:tcPr>
            <w:tcW w:w="1253" w:type="dxa"/>
          </w:tcPr>
          <w:p w14:paraId="2D8932AA" w14:textId="77777777" w:rsidR="00BD050D" w:rsidRPr="0033560A" w:rsidRDefault="00BD050D" w:rsidP="002A519F">
            <w:pPr>
              <w:pStyle w:val="Tablehead"/>
            </w:pPr>
            <w:r w:rsidRPr="0033560A">
              <w:t>Longitude granularity</w:t>
            </w:r>
          </w:p>
        </w:tc>
        <w:tc>
          <w:tcPr>
            <w:tcW w:w="1376" w:type="dxa"/>
          </w:tcPr>
          <w:p w14:paraId="0369752C" w14:textId="77777777" w:rsidR="00BD050D" w:rsidRPr="0033560A" w:rsidRDefault="00BD050D" w:rsidP="002A519F">
            <w:pPr>
              <w:pStyle w:val="Tablehead"/>
            </w:pPr>
            <w:r w:rsidRPr="0033560A">
              <w:t xml:space="preserve">GSO </w:t>
            </w:r>
            <w:r w:rsidRPr="0033560A">
              <w:br/>
              <w:t>delta-lon range</w:t>
            </w:r>
          </w:p>
        </w:tc>
        <w:tc>
          <w:tcPr>
            <w:tcW w:w="1376" w:type="dxa"/>
          </w:tcPr>
          <w:p w14:paraId="7FC0C6CD" w14:textId="77777777" w:rsidR="00BD050D" w:rsidRPr="0033560A" w:rsidRDefault="00BD050D" w:rsidP="002A519F">
            <w:pPr>
              <w:pStyle w:val="Tablehead"/>
            </w:pPr>
            <w:r w:rsidRPr="0033560A">
              <w:t>GSO</w:t>
            </w:r>
            <w:r w:rsidRPr="0033560A">
              <w:br/>
              <w:t>delta-lon granularity</w:t>
            </w:r>
          </w:p>
        </w:tc>
        <w:tc>
          <w:tcPr>
            <w:tcW w:w="1376" w:type="dxa"/>
          </w:tcPr>
          <w:p w14:paraId="2197964E" w14:textId="77777777" w:rsidR="00BD050D" w:rsidRPr="0033560A" w:rsidRDefault="00BD050D" w:rsidP="002A519F">
            <w:pPr>
              <w:pStyle w:val="Tablehead"/>
            </w:pPr>
            <w:r w:rsidRPr="0033560A">
              <w:t>Summed geometries for one GSO earth station antenna size</w:t>
            </w:r>
          </w:p>
        </w:tc>
      </w:tr>
      <w:tr w:rsidR="00BD050D" w:rsidRPr="0033560A" w14:paraId="19C4A1D7" w14:textId="77777777" w:rsidTr="002A519F">
        <w:tc>
          <w:tcPr>
            <w:tcW w:w="1375" w:type="dxa"/>
          </w:tcPr>
          <w:p w14:paraId="48F21267" w14:textId="77777777" w:rsidR="00BD050D" w:rsidRPr="0033560A" w:rsidRDefault="00BD050D" w:rsidP="002A519F">
            <w:pPr>
              <w:pStyle w:val="Tabletext"/>
              <w:jc w:val="center"/>
            </w:pPr>
            <w:r w:rsidRPr="0033560A">
              <w:t>75°</w:t>
            </w:r>
            <w:ins w:id="78" w:author="Author" w:date="2026-04-23T09:56:00Z" w16du:dateUtc="2026-04-23T07:56:00Z">
              <w:r w:rsidRPr="0033560A">
                <w:t> </w:t>
              </w:r>
            </w:ins>
            <w:r w:rsidRPr="0033560A">
              <w:t>S-75°</w:t>
            </w:r>
            <w:ins w:id="79" w:author="Author" w:date="2026-04-23T09:56:00Z" w16du:dateUtc="2026-04-23T07:56:00Z">
              <w:r w:rsidRPr="0033560A">
                <w:t> </w:t>
              </w:r>
            </w:ins>
            <w:r w:rsidRPr="0033560A">
              <w:t>N</w:t>
            </w:r>
          </w:p>
        </w:tc>
        <w:tc>
          <w:tcPr>
            <w:tcW w:w="1314" w:type="dxa"/>
          </w:tcPr>
          <w:p w14:paraId="09B8CF84" w14:textId="77777777" w:rsidR="00BD050D" w:rsidRPr="0033560A" w:rsidRDefault="00BD050D" w:rsidP="002A519F">
            <w:pPr>
              <w:jc w:val="center"/>
              <w:rPr>
                <w:sz w:val="20"/>
              </w:rPr>
            </w:pPr>
            <w:r w:rsidRPr="0033560A">
              <w:rPr>
                <w:sz w:val="20"/>
              </w:rPr>
              <w:t>1°</w:t>
            </w:r>
          </w:p>
        </w:tc>
        <w:tc>
          <w:tcPr>
            <w:tcW w:w="1559" w:type="dxa"/>
          </w:tcPr>
          <w:p w14:paraId="11FDA31E" w14:textId="77777777" w:rsidR="00BD050D" w:rsidRPr="0033560A" w:rsidRDefault="00BD050D" w:rsidP="002A519F">
            <w:pPr>
              <w:jc w:val="center"/>
              <w:rPr>
                <w:sz w:val="20"/>
              </w:rPr>
            </w:pPr>
            <w:r w:rsidRPr="0033560A">
              <w:rPr>
                <w:sz w:val="20"/>
              </w:rPr>
              <w:t>180°</w:t>
            </w:r>
            <w:ins w:id="80" w:author="Author" w:date="2026-04-23T09:56:00Z" w16du:dateUtc="2026-04-23T07:56:00Z">
              <w:r w:rsidRPr="0033560A">
                <w:rPr>
                  <w:sz w:val="20"/>
                </w:rPr>
                <w:t> </w:t>
              </w:r>
            </w:ins>
            <w:r w:rsidRPr="0033560A">
              <w:rPr>
                <w:sz w:val="20"/>
              </w:rPr>
              <w:t>W-179°</w:t>
            </w:r>
            <w:ins w:id="81" w:author="Author" w:date="2026-04-23T09:56:00Z" w16du:dateUtc="2026-04-23T07:56:00Z">
              <w:r w:rsidRPr="0033560A">
                <w:rPr>
                  <w:sz w:val="20"/>
                </w:rPr>
                <w:t> </w:t>
              </w:r>
            </w:ins>
            <w:r w:rsidRPr="0033560A">
              <w:rPr>
                <w:sz w:val="20"/>
              </w:rPr>
              <w:t>E</w:t>
            </w:r>
          </w:p>
        </w:tc>
        <w:tc>
          <w:tcPr>
            <w:tcW w:w="1253" w:type="dxa"/>
          </w:tcPr>
          <w:p w14:paraId="4A677729" w14:textId="77777777" w:rsidR="00BD050D" w:rsidRPr="0033560A" w:rsidRDefault="00BD050D" w:rsidP="002A519F">
            <w:pPr>
              <w:jc w:val="center"/>
              <w:rPr>
                <w:sz w:val="20"/>
              </w:rPr>
            </w:pPr>
            <w:r w:rsidRPr="0033560A">
              <w:rPr>
                <w:sz w:val="20"/>
              </w:rPr>
              <w:t>1°</w:t>
            </w:r>
          </w:p>
        </w:tc>
        <w:tc>
          <w:tcPr>
            <w:tcW w:w="1376" w:type="dxa"/>
          </w:tcPr>
          <w:p w14:paraId="7E5341BF" w14:textId="77777777" w:rsidR="00BD050D" w:rsidRPr="0033560A" w:rsidRDefault="00BD050D" w:rsidP="002A519F">
            <w:pPr>
              <w:jc w:val="center"/>
              <w:rPr>
                <w:sz w:val="20"/>
              </w:rPr>
            </w:pPr>
            <w:r w:rsidRPr="0033560A">
              <w:rPr>
                <w:sz w:val="20"/>
              </w:rPr>
              <w:t>0°-75°</w:t>
            </w:r>
          </w:p>
        </w:tc>
        <w:tc>
          <w:tcPr>
            <w:tcW w:w="1376" w:type="dxa"/>
          </w:tcPr>
          <w:p w14:paraId="5B0E4521" w14:textId="77777777" w:rsidR="00BD050D" w:rsidRPr="0033560A" w:rsidRDefault="00BD050D" w:rsidP="002A519F">
            <w:pPr>
              <w:jc w:val="center"/>
              <w:rPr>
                <w:sz w:val="20"/>
              </w:rPr>
            </w:pPr>
            <w:r w:rsidRPr="0033560A">
              <w:rPr>
                <w:sz w:val="20"/>
              </w:rPr>
              <w:t>1°</w:t>
            </w:r>
          </w:p>
        </w:tc>
        <w:tc>
          <w:tcPr>
            <w:tcW w:w="1376" w:type="dxa"/>
          </w:tcPr>
          <w:p w14:paraId="4D7EEFDC" w14:textId="77777777" w:rsidR="00BD050D" w:rsidRPr="0033560A" w:rsidRDefault="00BD050D" w:rsidP="002A519F">
            <w:pPr>
              <w:jc w:val="center"/>
              <w:rPr>
                <w:sz w:val="20"/>
              </w:rPr>
            </w:pPr>
            <w:r w:rsidRPr="0033560A">
              <w:rPr>
                <w:sz w:val="20"/>
              </w:rPr>
              <w:t>3 658 968</w:t>
            </w:r>
          </w:p>
        </w:tc>
      </w:tr>
      <w:tr w:rsidR="00BD050D" w:rsidRPr="0033560A" w14:paraId="3C5EE8F2" w14:textId="77777777" w:rsidTr="002A519F">
        <w:tc>
          <w:tcPr>
            <w:tcW w:w="1375" w:type="dxa"/>
          </w:tcPr>
          <w:p w14:paraId="2781838F" w14:textId="77777777" w:rsidR="00BD050D" w:rsidRPr="0033560A" w:rsidRDefault="00BD050D" w:rsidP="002A519F">
            <w:pPr>
              <w:pStyle w:val="Tabletext"/>
              <w:jc w:val="center"/>
            </w:pPr>
            <w:r w:rsidRPr="0033560A">
              <w:t>75°</w:t>
            </w:r>
            <w:ins w:id="82" w:author="Author" w:date="2026-04-23T09:56:00Z" w16du:dateUtc="2026-04-23T07:56:00Z">
              <w:r w:rsidRPr="0033560A">
                <w:t> </w:t>
              </w:r>
            </w:ins>
            <w:r w:rsidRPr="0033560A">
              <w:t>S-75°</w:t>
            </w:r>
            <w:ins w:id="83" w:author="Author" w:date="2026-04-23T09:56:00Z" w16du:dateUtc="2026-04-23T07:56:00Z">
              <w:r w:rsidRPr="0033560A">
                <w:t> </w:t>
              </w:r>
            </w:ins>
            <w:r w:rsidRPr="0033560A">
              <w:t>N</w:t>
            </w:r>
          </w:p>
        </w:tc>
        <w:tc>
          <w:tcPr>
            <w:tcW w:w="1314" w:type="dxa"/>
          </w:tcPr>
          <w:p w14:paraId="2EA0BF3F" w14:textId="77777777" w:rsidR="00BD050D" w:rsidRPr="0033560A" w:rsidRDefault="00BD050D" w:rsidP="002A519F">
            <w:pPr>
              <w:pStyle w:val="Tabletext"/>
              <w:jc w:val="center"/>
            </w:pPr>
            <w:r w:rsidRPr="0033560A">
              <w:t>2.5°</w:t>
            </w:r>
          </w:p>
        </w:tc>
        <w:tc>
          <w:tcPr>
            <w:tcW w:w="1559" w:type="dxa"/>
          </w:tcPr>
          <w:p w14:paraId="67D59380" w14:textId="77777777" w:rsidR="00BD050D" w:rsidRPr="0033560A" w:rsidRDefault="00BD050D" w:rsidP="002A519F">
            <w:pPr>
              <w:pStyle w:val="Tabletext"/>
              <w:jc w:val="center"/>
            </w:pPr>
            <w:r w:rsidRPr="0033560A">
              <w:t>180°</w:t>
            </w:r>
            <w:ins w:id="84" w:author="Author" w:date="2026-04-23T09:56:00Z" w16du:dateUtc="2026-04-23T07:56:00Z">
              <w:r w:rsidRPr="0033560A">
                <w:t> </w:t>
              </w:r>
            </w:ins>
            <w:r w:rsidRPr="0033560A">
              <w:t>W-177.5°</w:t>
            </w:r>
            <w:ins w:id="85" w:author="Author" w:date="2026-04-23T09:56:00Z" w16du:dateUtc="2026-04-23T07:56:00Z">
              <w:r w:rsidRPr="0033560A">
                <w:t> </w:t>
              </w:r>
            </w:ins>
            <w:r w:rsidRPr="0033560A">
              <w:t>E</w:t>
            </w:r>
          </w:p>
        </w:tc>
        <w:tc>
          <w:tcPr>
            <w:tcW w:w="1253" w:type="dxa"/>
          </w:tcPr>
          <w:p w14:paraId="07887783" w14:textId="77777777" w:rsidR="00BD050D" w:rsidRPr="0033560A" w:rsidRDefault="00BD050D" w:rsidP="002A519F">
            <w:pPr>
              <w:pStyle w:val="Tabletext"/>
              <w:jc w:val="center"/>
            </w:pPr>
            <w:r w:rsidRPr="0033560A">
              <w:t>2.5°</w:t>
            </w:r>
          </w:p>
        </w:tc>
        <w:tc>
          <w:tcPr>
            <w:tcW w:w="1376" w:type="dxa"/>
          </w:tcPr>
          <w:p w14:paraId="195D802F" w14:textId="77777777" w:rsidR="00BD050D" w:rsidRPr="0033560A" w:rsidRDefault="00BD050D" w:rsidP="002A519F">
            <w:pPr>
              <w:pStyle w:val="Tabletext"/>
              <w:jc w:val="center"/>
            </w:pPr>
            <w:r w:rsidRPr="0033560A">
              <w:t>0°-75°</w:t>
            </w:r>
          </w:p>
        </w:tc>
        <w:tc>
          <w:tcPr>
            <w:tcW w:w="1376" w:type="dxa"/>
          </w:tcPr>
          <w:p w14:paraId="330B4944" w14:textId="77777777" w:rsidR="00BD050D" w:rsidRPr="0033560A" w:rsidRDefault="00BD050D" w:rsidP="002A519F">
            <w:pPr>
              <w:pStyle w:val="Tabletext"/>
              <w:jc w:val="center"/>
            </w:pPr>
            <w:r w:rsidRPr="0033560A">
              <w:t>2.5°</w:t>
            </w:r>
          </w:p>
        </w:tc>
        <w:tc>
          <w:tcPr>
            <w:tcW w:w="1376" w:type="dxa"/>
          </w:tcPr>
          <w:p w14:paraId="53068666" w14:textId="77777777" w:rsidR="00BD050D" w:rsidRPr="0033560A" w:rsidRDefault="00BD050D" w:rsidP="002A519F">
            <w:pPr>
              <w:pStyle w:val="Tabletext"/>
              <w:jc w:val="center"/>
            </w:pPr>
            <w:r w:rsidRPr="0033560A">
              <w:t>238 953</w:t>
            </w:r>
          </w:p>
        </w:tc>
      </w:tr>
      <w:tr w:rsidR="00BD050D" w:rsidRPr="0033560A" w14:paraId="4D06819F" w14:textId="77777777" w:rsidTr="002A519F">
        <w:tc>
          <w:tcPr>
            <w:tcW w:w="1375" w:type="dxa"/>
          </w:tcPr>
          <w:p w14:paraId="201B695A" w14:textId="77777777" w:rsidR="00BD050D" w:rsidRPr="0033560A" w:rsidRDefault="00BD050D" w:rsidP="002A519F">
            <w:pPr>
              <w:pStyle w:val="Tabletext"/>
              <w:jc w:val="center"/>
            </w:pPr>
            <w:r w:rsidRPr="0033560A">
              <w:t>75°</w:t>
            </w:r>
            <w:ins w:id="86" w:author="Author" w:date="2026-04-23T09:56:00Z" w16du:dateUtc="2026-04-23T07:56:00Z">
              <w:r w:rsidRPr="0033560A">
                <w:t> </w:t>
              </w:r>
            </w:ins>
            <w:r w:rsidRPr="0033560A">
              <w:t>S-75°</w:t>
            </w:r>
            <w:ins w:id="87" w:author="Author" w:date="2026-04-23T09:56:00Z" w16du:dateUtc="2026-04-23T07:56:00Z">
              <w:r w:rsidRPr="0033560A">
                <w:t> </w:t>
              </w:r>
            </w:ins>
            <w:r w:rsidRPr="0033560A">
              <w:t>N</w:t>
            </w:r>
          </w:p>
        </w:tc>
        <w:tc>
          <w:tcPr>
            <w:tcW w:w="1314" w:type="dxa"/>
          </w:tcPr>
          <w:p w14:paraId="56A56894" w14:textId="77777777" w:rsidR="00BD050D" w:rsidRPr="0033560A" w:rsidRDefault="00BD050D" w:rsidP="002A519F">
            <w:pPr>
              <w:pStyle w:val="Tabletext"/>
              <w:jc w:val="center"/>
            </w:pPr>
            <w:r w:rsidRPr="0033560A">
              <w:t>5°</w:t>
            </w:r>
          </w:p>
        </w:tc>
        <w:tc>
          <w:tcPr>
            <w:tcW w:w="1559" w:type="dxa"/>
          </w:tcPr>
          <w:p w14:paraId="22A9C92A" w14:textId="77777777" w:rsidR="00BD050D" w:rsidRPr="0033560A" w:rsidRDefault="00BD050D" w:rsidP="002A519F">
            <w:pPr>
              <w:pStyle w:val="Tabletext"/>
              <w:jc w:val="center"/>
            </w:pPr>
            <w:r w:rsidRPr="0033560A">
              <w:t>180°</w:t>
            </w:r>
            <w:ins w:id="88" w:author="Author" w:date="2026-04-23T09:57:00Z" w16du:dateUtc="2026-04-23T07:57:00Z">
              <w:r w:rsidRPr="0033560A">
                <w:t> </w:t>
              </w:r>
            </w:ins>
            <w:r w:rsidRPr="0033560A">
              <w:t>W-175°</w:t>
            </w:r>
            <w:ins w:id="89" w:author="Author" w:date="2026-04-23T09:56:00Z" w16du:dateUtc="2026-04-23T07:56:00Z">
              <w:r w:rsidRPr="0033560A">
                <w:t> </w:t>
              </w:r>
            </w:ins>
            <w:r w:rsidRPr="0033560A">
              <w:t>E</w:t>
            </w:r>
          </w:p>
        </w:tc>
        <w:tc>
          <w:tcPr>
            <w:tcW w:w="1253" w:type="dxa"/>
          </w:tcPr>
          <w:p w14:paraId="66970A1A" w14:textId="77777777" w:rsidR="00BD050D" w:rsidRPr="0033560A" w:rsidRDefault="00BD050D" w:rsidP="002A519F">
            <w:pPr>
              <w:pStyle w:val="Tabletext"/>
              <w:jc w:val="center"/>
            </w:pPr>
            <w:r w:rsidRPr="0033560A">
              <w:t>5°</w:t>
            </w:r>
          </w:p>
        </w:tc>
        <w:tc>
          <w:tcPr>
            <w:tcW w:w="1376" w:type="dxa"/>
          </w:tcPr>
          <w:p w14:paraId="4B6B69FA" w14:textId="77777777" w:rsidR="00BD050D" w:rsidRPr="0033560A" w:rsidRDefault="00BD050D" w:rsidP="002A519F">
            <w:pPr>
              <w:pStyle w:val="Tabletext"/>
              <w:jc w:val="center"/>
            </w:pPr>
            <w:r w:rsidRPr="0033560A">
              <w:t>0°-75°</w:t>
            </w:r>
          </w:p>
        </w:tc>
        <w:tc>
          <w:tcPr>
            <w:tcW w:w="1376" w:type="dxa"/>
          </w:tcPr>
          <w:p w14:paraId="72CD7030" w14:textId="77777777" w:rsidR="00BD050D" w:rsidRPr="0033560A" w:rsidRDefault="00BD050D" w:rsidP="002A519F">
            <w:pPr>
              <w:pStyle w:val="Tabletext"/>
              <w:jc w:val="center"/>
            </w:pPr>
            <w:r w:rsidRPr="0033560A">
              <w:t>5°</w:t>
            </w:r>
          </w:p>
        </w:tc>
        <w:tc>
          <w:tcPr>
            <w:tcW w:w="1376" w:type="dxa"/>
          </w:tcPr>
          <w:p w14:paraId="4E55CF82" w14:textId="77777777" w:rsidR="00BD050D" w:rsidRPr="0033560A" w:rsidRDefault="00BD050D" w:rsidP="002A519F">
            <w:pPr>
              <w:pStyle w:val="Tabletext"/>
              <w:jc w:val="center"/>
            </w:pPr>
            <w:r w:rsidRPr="0033560A">
              <w:t>30 960</w:t>
            </w:r>
          </w:p>
        </w:tc>
      </w:tr>
      <w:tr w:rsidR="00BD050D" w:rsidRPr="0033560A" w14:paraId="1CED0B1D" w14:textId="77777777" w:rsidTr="002A519F">
        <w:tc>
          <w:tcPr>
            <w:tcW w:w="1375" w:type="dxa"/>
          </w:tcPr>
          <w:p w14:paraId="0DA790F9" w14:textId="77777777" w:rsidR="00BD050D" w:rsidRPr="0033560A" w:rsidRDefault="00BD050D" w:rsidP="002A519F">
            <w:pPr>
              <w:pStyle w:val="Tabletext"/>
              <w:jc w:val="center"/>
            </w:pPr>
            <w:r w:rsidRPr="0033560A">
              <w:t>70°</w:t>
            </w:r>
            <w:ins w:id="90" w:author="Author" w:date="2026-04-23T09:56:00Z" w16du:dateUtc="2026-04-23T07:56:00Z">
              <w:r w:rsidRPr="0033560A">
                <w:t> </w:t>
              </w:r>
            </w:ins>
            <w:r w:rsidRPr="0033560A">
              <w:t>S-70°</w:t>
            </w:r>
            <w:ins w:id="91" w:author="Author" w:date="2026-04-23T09:56:00Z" w16du:dateUtc="2026-04-23T07:56:00Z">
              <w:r w:rsidRPr="0033560A">
                <w:t> </w:t>
              </w:r>
            </w:ins>
            <w:r w:rsidRPr="0033560A">
              <w:t>N</w:t>
            </w:r>
          </w:p>
        </w:tc>
        <w:tc>
          <w:tcPr>
            <w:tcW w:w="1314" w:type="dxa"/>
          </w:tcPr>
          <w:p w14:paraId="70715C9F" w14:textId="77777777" w:rsidR="00BD050D" w:rsidRPr="0033560A" w:rsidRDefault="00BD050D" w:rsidP="002A519F">
            <w:pPr>
              <w:pStyle w:val="Tabletext"/>
              <w:jc w:val="center"/>
            </w:pPr>
            <w:r w:rsidRPr="0033560A">
              <w:t>10°</w:t>
            </w:r>
          </w:p>
        </w:tc>
        <w:tc>
          <w:tcPr>
            <w:tcW w:w="1559" w:type="dxa"/>
          </w:tcPr>
          <w:p w14:paraId="47FB3A7E" w14:textId="77777777" w:rsidR="00BD050D" w:rsidRPr="0033560A" w:rsidRDefault="00BD050D" w:rsidP="002A519F">
            <w:pPr>
              <w:pStyle w:val="Tabletext"/>
              <w:jc w:val="center"/>
            </w:pPr>
            <w:r w:rsidRPr="0033560A">
              <w:t>180°</w:t>
            </w:r>
            <w:ins w:id="92" w:author="Author" w:date="2026-04-23T09:57:00Z" w16du:dateUtc="2026-04-23T07:57:00Z">
              <w:r w:rsidRPr="0033560A">
                <w:t> </w:t>
              </w:r>
            </w:ins>
            <w:r w:rsidRPr="0033560A">
              <w:t>W-170°</w:t>
            </w:r>
            <w:ins w:id="93" w:author="Author" w:date="2026-04-23T09:56:00Z" w16du:dateUtc="2026-04-23T07:56:00Z">
              <w:r w:rsidRPr="0033560A">
                <w:t> </w:t>
              </w:r>
            </w:ins>
            <w:r w:rsidRPr="0033560A">
              <w:t>E</w:t>
            </w:r>
          </w:p>
        </w:tc>
        <w:tc>
          <w:tcPr>
            <w:tcW w:w="1253" w:type="dxa"/>
          </w:tcPr>
          <w:p w14:paraId="0BFFE1FF" w14:textId="77777777" w:rsidR="00BD050D" w:rsidRPr="0033560A" w:rsidRDefault="00BD050D" w:rsidP="002A519F">
            <w:pPr>
              <w:pStyle w:val="Tabletext"/>
              <w:jc w:val="center"/>
            </w:pPr>
            <w:r w:rsidRPr="0033560A">
              <w:t>10°</w:t>
            </w:r>
          </w:p>
        </w:tc>
        <w:tc>
          <w:tcPr>
            <w:tcW w:w="1376" w:type="dxa"/>
          </w:tcPr>
          <w:p w14:paraId="728DAE87" w14:textId="77777777" w:rsidR="00BD050D" w:rsidRPr="0033560A" w:rsidRDefault="00BD050D" w:rsidP="002A519F">
            <w:pPr>
              <w:pStyle w:val="Tabletext"/>
              <w:jc w:val="center"/>
            </w:pPr>
            <w:r w:rsidRPr="0033560A">
              <w:t>0°-70°</w:t>
            </w:r>
          </w:p>
        </w:tc>
        <w:tc>
          <w:tcPr>
            <w:tcW w:w="1376" w:type="dxa"/>
          </w:tcPr>
          <w:p w14:paraId="406D6867" w14:textId="77777777" w:rsidR="00BD050D" w:rsidRPr="0033560A" w:rsidRDefault="00BD050D" w:rsidP="002A519F">
            <w:pPr>
              <w:pStyle w:val="Tabletext"/>
              <w:jc w:val="center"/>
            </w:pPr>
            <w:r w:rsidRPr="0033560A">
              <w:t>10°</w:t>
            </w:r>
          </w:p>
        </w:tc>
        <w:tc>
          <w:tcPr>
            <w:tcW w:w="1376" w:type="dxa"/>
          </w:tcPr>
          <w:p w14:paraId="404B1EE5" w14:textId="77777777" w:rsidR="00BD050D" w:rsidRPr="0033560A" w:rsidRDefault="00BD050D" w:rsidP="002A519F">
            <w:pPr>
              <w:pStyle w:val="Tabletext"/>
              <w:jc w:val="center"/>
            </w:pPr>
            <w:r w:rsidRPr="0033560A">
              <w:t>3 960</w:t>
            </w:r>
          </w:p>
        </w:tc>
      </w:tr>
      <w:tr w:rsidR="00BD050D" w:rsidRPr="0033560A" w14:paraId="494078F2" w14:textId="77777777" w:rsidTr="002A519F">
        <w:tc>
          <w:tcPr>
            <w:tcW w:w="1375" w:type="dxa"/>
          </w:tcPr>
          <w:p w14:paraId="4CD01BCB" w14:textId="77777777" w:rsidR="00BD050D" w:rsidRPr="0033560A" w:rsidRDefault="00BD050D" w:rsidP="002A519F">
            <w:pPr>
              <w:pStyle w:val="Tabletext"/>
              <w:jc w:val="center"/>
            </w:pPr>
            <w:r w:rsidRPr="0033560A">
              <w:t>75°</w:t>
            </w:r>
            <w:ins w:id="94" w:author="Author" w:date="2026-04-23T09:56:00Z" w16du:dateUtc="2026-04-23T07:56:00Z">
              <w:r w:rsidRPr="0033560A">
                <w:t> </w:t>
              </w:r>
            </w:ins>
            <w:r w:rsidRPr="0033560A">
              <w:t>S-75°</w:t>
            </w:r>
            <w:ins w:id="95" w:author="Author" w:date="2026-04-23T09:56:00Z" w16du:dateUtc="2026-04-23T07:56:00Z">
              <w:r w:rsidRPr="0033560A">
                <w:t> </w:t>
              </w:r>
            </w:ins>
            <w:r w:rsidRPr="0033560A">
              <w:t>N</w:t>
            </w:r>
          </w:p>
        </w:tc>
        <w:tc>
          <w:tcPr>
            <w:tcW w:w="1314" w:type="dxa"/>
          </w:tcPr>
          <w:p w14:paraId="66C726CA" w14:textId="77777777" w:rsidR="00BD050D" w:rsidRPr="0033560A" w:rsidRDefault="00BD050D" w:rsidP="002A519F">
            <w:pPr>
              <w:pStyle w:val="Tabletext"/>
              <w:jc w:val="center"/>
            </w:pPr>
            <w:r w:rsidRPr="0033560A">
              <w:t>15°</w:t>
            </w:r>
          </w:p>
        </w:tc>
        <w:tc>
          <w:tcPr>
            <w:tcW w:w="1559" w:type="dxa"/>
          </w:tcPr>
          <w:p w14:paraId="012810BE" w14:textId="77777777" w:rsidR="00BD050D" w:rsidRPr="0033560A" w:rsidRDefault="00BD050D" w:rsidP="002A519F">
            <w:pPr>
              <w:pStyle w:val="Tabletext"/>
              <w:jc w:val="center"/>
            </w:pPr>
            <w:r w:rsidRPr="0033560A">
              <w:t>180°</w:t>
            </w:r>
            <w:ins w:id="96" w:author="Author" w:date="2026-04-23T09:56:00Z" w16du:dateUtc="2026-04-23T07:56:00Z">
              <w:r w:rsidRPr="0033560A">
                <w:t> </w:t>
              </w:r>
            </w:ins>
            <w:r w:rsidRPr="0033560A">
              <w:t>W-165°</w:t>
            </w:r>
            <w:ins w:id="97" w:author="Author" w:date="2026-04-23T09:56:00Z" w16du:dateUtc="2026-04-23T07:56:00Z">
              <w:r w:rsidRPr="0033560A">
                <w:t> </w:t>
              </w:r>
            </w:ins>
            <w:r w:rsidRPr="0033560A">
              <w:t>E</w:t>
            </w:r>
          </w:p>
        </w:tc>
        <w:tc>
          <w:tcPr>
            <w:tcW w:w="1253" w:type="dxa"/>
          </w:tcPr>
          <w:p w14:paraId="7916F813" w14:textId="77777777" w:rsidR="00BD050D" w:rsidRPr="0033560A" w:rsidRDefault="00BD050D" w:rsidP="002A519F">
            <w:pPr>
              <w:pStyle w:val="Tabletext"/>
              <w:jc w:val="center"/>
            </w:pPr>
            <w:r w:rsidRPr="0033560A">
              <w:t>15°</w:t>
            </w:r>
          </w:p>
        </w:tc>
        <w:tc>
          <w:tcPr>
            <w:tcW w:w="1376" w:type="dxa"/>
          </w:tcPr>
          <w:p w14:paraId="0137F3CF" w14:textId="77777777" w:rsidR="00BD050D" w:rsidRPr="0033560A" w:rsidRDefault="00BD050D" w:rsidP="002A519F">
            <w:pPr>
              <w:pStyle w:val="Tabletext"/>
              <w:jc w:val="center"/>
            </w:pPr>
            <w:r w:rsidRPr="0033560A">
              <w:t>0°-75°</w:t>
            </w:r>
          </w:p>
        </w:tc>
        <w:tc>
          <w:tcPr>
            <w:tcW w:w="1376" w:type="dxa"/>
          </w:tcPr>
          <w:p w14:paraId="5A90F170" w14:textId="77777777" w:rsidR="00BD050D" w:rsidRPr="0033560A" w:rsidRDefault="00BD050D" w:rsidP="002A519F">
            <w:pPr>
              <w:pStyle w:val="Tabletext"/>
              <w:jc w:val="center"/>
            </w:pPr>
            <w:r w:rsidRPr="0033560A">
              <w:t>15°</w:t>
            </w:r>
          </w:p>
        </w:tc>
        <w:tc>
          <w:tcPr>
            <w:tcW w:w="1376" w:type="dxa"/>
          </w:tcPr>
          <w:p w14:paraId="058B3A19" w14:textId="77777777" w:rsidR="00BD050D" w:rsidRPr="0033560A" w:rsidRDefault="00BD050D" w:rsidP="002A519F">
            <w:pPr>
              <w:pStyle w:val="Tabletext"/>
              <w:jc w:val="center"/>
            </w:pPr>
            <w:r w:rsidRPr="0033560A">
              <w:t>1 248</w:t>
            </w:r>
          </w:p>
        </w:tc>
      </w:tr>
    </w:tbl>
    <w:p w14:paraId="496CA7AB" w14:textId="77777777" w:rsidR="00BD050D" w:rsidRPr="0033560A" w:rsidRDefault="00BD050D" w:rsidP="00BD050D">
      <w:pPr>
        <w:pStyle w:val="Tablefin"/>
        <w:rPr>
          <w:ins w:id="98" w:author="SES" w:date="2026-04-15T10:32:00Z" w16du:dateUtc="2026-04-15T08:32:00Z"/>
          <w:highlight w:val="green"/>
        </w:rPr>
      </w:pPr>
    </w:p>
    <w:p w14:paraId="68691719" w14:textId="77777777" w:rsidR="00BD050D" w:rsidRPr="0033560A" w:rsidRDefault="00BD050D" w:rsidP="00BD050D">
      <w:r w:rsidRPr="0033560A">
        <w:t>A grid granularity of 15</w:t>
      </w:r>
      <w:r w:rsidRPr="0033560A">
        <w:rPr>
          <w:rFonts w:ascii="Aptos Light" w:hAnsi="Aptos Light"/>
        </w:rPr>
        <w:t>°</w:t>
      </w:r>
      <w:r w:rsidRPr="0033560A">
        <w:t xml:space="preserve"> should provide a good set of various GSO geometries  while avoiding computation complexity. If the non-GSO system operates with symmetrical performance with no variability in longitude nor across the northern and southern hemispheres in latitude, then considering 15</w:t>
      </w:r>
      <w:r w:rsidRPr="0033560A">
        <w:rPr>
          <w:rFonts w:ascii="Aptos Light" w:hAnsi="Aptos Light"/>
        </w:rPr>
        <w:t>°</w:t>
      </w:r>
      <w:r w:rsidRPr="0033560A">
        <w:t xml:space="preserve"> step size in latitude and GSO delta-longitude, the 1248 geometries from Table 1 result in 29 unique GSO geometries which could be repeated for the rest of the grid.</w:t>
      </w:r>
    </w:p>
    <w:p w14:paraId="22A7FAF7" w14:textId="77777777" w:rsidR="00BD050D" w:rsidRPr="0033560A" w:rsidRDefault="00BD050D" w:rsidP="00BD050D">
      <w:r w:rsidRPr="0033560A">
        <w:t>Each non-GSO system should therefore be evaluated over a grid organised as follows:</w:t>
      </w:r>
    </w:p>
    <w:p w14:paraId="2153AA40" w14:textId="77777777" w:rsidR="00BD050D" w:rsidRPr="0033560A" w:rsidRDefault="00BD050D" w:rsidP="00BD050D">
      <w:pPr>
        <w:pStyle w:val="enumlev1"/>
      </w:pPr>
      <w:r w:rsidRPr="0033560A">
        <w:t>–</w:t>
      </w:r>
      <w:r w:rsidRPr="0033560A">
        <w:tab/>
        <w:t>Latitude every 15° between −75</w:t>
      </w:r>
      <w:r w:rsidRPr="0033560A">
        <w:rPr>
          <w:rFonts w:ascii="Aptos Light" w:hAnsi="Aptos Light"/>
        </w:rPr>
        <w:t>° </w:t>
      </w:r>
      <w:r w:rsidRPr="0033560A">
        <w:t>N and 75° N</w:t>
      </w:r>
    </w:p>
    <w:p w14:paraId="21B72EE5" w14:textId="77777777" w:rsidR="00BD050D" w:rsidRPr="0033560A" w:rsidRDefault="00BD050D" w:rsidP="00BD050D">
      <w:pPr>
        <w:pStyle w:val="enumlev1"/>
      </w:pPr>
      <w:r w:rsidRPr="0033560A">
        <w:t>–</w:t>
      </w:r>
      <w:r w:rsidRPr="0033560A">
        <w:tab/>
        <w:t>Longitude every 15° between −180</w:t>
      </w:r>
      <w:r w:rsidRPr="0033560A">
        <w:rPr>
          <w:rFonts w:ascii="Aptos Light" w:hAnsi="Aptos Light"/>
        </w:rPr>
        <w:t>° </w:t>
      </w:r>
      <w:r w:rsidRPr="0033560A">
        <w:t>E and 165</w:t>
      </w:r>
      <w:r w:rsidRPr="0033560A">
        <w:rPr>
          <w:rFonts w:ascii="Aptos Light" w:hAnsi="Aptos Light"/>
        </w:rPr>
        <w:t>° </w:t>
      </w:r>
      <w:r w:rsidRPr="0033560A">
        <w:t>E</w:t>
      </w:r>
    </w:p>
    <w:p w14:paraId="0B8ED246" w14:textId="77777777" w:rsidR="00BD050D" w:rsidRPr="0033560A" w:rsidRDefault="00BD050D" w:rsidP="00BD050D">
      <w:pPr>
        <w:pStyle w:val="enumlev1"/>
      </w:pPr>
      <w:r w:rsidRPr="0033560A">
        <w:t>–</w:t>
      </w:r>
      <w:r w:rsidRPr="0033560A">
        <w:tab/>
        <w:t>Each grid point would have GSO delta-longitude from 0</w:t>
      </w:r>
      <w:r w:rsidRPr="0033560A">
        <w:rPr>
          <w:rFonts w:ascii="Aptos Light" w:hAnsi="Aptos Light"/>
        </w:rPr>
        <w:t>°</w:t>
      </w:r>
      <w:r w:rsidRPr="0033560A">
        <w:t xml:space="preserve"> to 75</w:t>
      </w:r>
      <w:r w:rsidRPr="0033560A">
        <w:rPr>
          <w:rFonts w:ascii="Aptos Light" w:hAnsi="Aptos Light"/>
        </w:rPr>
        <w:t>°</w:t>
      </w:r>
      <w:r w:rsidRPr="0033560A">
        <w:t xml:space="preserve"> spaced by 15</w:t>
      </w:r>
      <w:r w:rsidRPr="0033560A">
        <w:rPr>
          <w:rFonts w:ascii="Aptos Light" w:hAnsi="Aptos Light"/>
        </w:rPr>
        <w:t>°.</w:t>
      </w:r>
    </w:p>
    <w:p w14:paraId="15EEA7B3" w14:textId="4DF7EAE9" w:rsidR="00BD050D" w:rsidRPr="0033560A" w:rsidRDefault="00BD050D" w:rsidP="00BD050D">
      <w:pPr>
        <w:pStyle w:val="EditorsNote"/>
        <w:rPr>
          <w:i w:val="0"/>
          <w:iCs w:val="0"/>
        </w:rPr>
      </w:pPr>
      <w:r w:rsidRPr="0033560A">
        <w:rPr>
          <w:i w:val="0"/>
          <w:iCs w:val="0"/>
        </w:rPr>
        <w:t>The epfd statistics for each GSO geometry should be gathered in tables of probability density functions (PDF) and cumulative distribution functions (CDF) with bin size resolution equal to 0.1</w:t>
      </w:r>
      <w:ins w:id="99" w:author="Fernandez Jimenez, Virginia" w:date="2026-05-28T14:06:00Z" w16du:dateUtc="2026-05-28T12:06:00Z">
        <w:r w:rsidR="00166B74">
          <w:rPr>
            <w:i w:val="0"/>
            <w:iCs w:val="0"/>
          </w:rPr>
          <w:t> </w:t>
        </w:r>
      </w:ins>
      <w:del w:id="100" w:author="Fernandez Jimenez, Virginia" w:date="2026-05-28T14:06:00Z" w16du:dateUtc="2026-05-28T12:06:00Z">
        <w:r w:rsidRPr="0033560A" w:rsidDel="00166B74">
          <w:rPr>
            <w:i w:val="0"/>
            <w:iCs w:val="0"/>
          </w:rPr>
          <w:delText xml:space="preserve"> </w:delText>
        </w:r>
      </w:del>
      <w:r w:rsidRPr="0033560A">
        <w:rPr>
          <w:i w:val="0"/>
          <w:iCs w:val="0"/>
        </w:rPr>
        <w:t>dB. The results should be summarized into XML format with the following structure:</w:t>
      </w:r>
    </w:p>
    <w:p w14:paraId="7FA428CF" w14:textId="77777777" w:rsidR="00BD050D" w:rsidRPr="0033560A" w:rsidRDefault="00BD050D" w:rsidP="0074471F">
      <w:pPr>
        <w:pStyle w:val="EditorsNote"/>
      </w:pPr>
      <w:r w:rsidRPr="0033560A">
        <w:rPr>
          <w:highlight w:val="yellow"/>
        </w:rPr>
        <w:t>[</w:t>
      </w:r>
      <w:r w:rsidRPr="0074471F">
        <w:rPr>
          <w:highlight w:val="yellow"/>
        </w:rPr>
        <w:t>Editor’s</w:t>
      </w:r>
      <w:r w:rsidRPr="0033560A">
        <w:rPr>
          <w:highlight w:val="yellow"/>
        </w:rPr>
        <w:t xml:space="preserve"> Note:  units of PDF value should be clarified.]</w:t>
      </w:r>
    </w:p>
    <w:p w14:paraId="57BE8E0A" w14:textId="77777777" w:rsidR="00BD050D" w:rsidRPr="0033560A" w:rsidRDefault="00BD050D" w:rsidP="00BD050D">
      <w:pPr>
        <w:pStyle w:val="EditorsNote"/>
        <w:rPr>
          <w:i w:val="0"/>
          <w:iCs w:val="0"/>
        </w:rPr>
      </w:pPr>
      <w:r w:rsidRPr="0033560A">
        <w:rPr>
          <w:i w:val="0"/>
          <w:iCs w:val="0"/>
        </w:rPr>
        <w:t>&lt;satellite_system ntc_id=”NTC-ID” sat_name=”SAT-NAME”&gt;</w:t>
      </w:r>
    </w:p>
    <w:p w14:paraId="445BE907" w14:textId="77777777" w:rsidR="00BD050D" w:rsidRPr="0033560A" w:rsidRDefault="00BD050D" w:rsidP="00BD050D">
      <w:pPr>
        <w:pStyle w:val="EditorsNote"/>
        <w:rPr>
          <w:i w:val="0"/>
          <w:iCs w:val="0"/>
        </w:rPr>
      </w:pPr>
      <w:r w:rsidRPr="0033560A">
        <w:rPr>
          <w:i w:val="0"/>
          <w:iCs w:val="0"/>
        </w:rPr>
        <w:t>&lt;pdf_results a_name=”lat_es” b_name=”lon_es” c_name=”lon_gso” d_name=”pdf” type=”pdf_table” low_freq_mhz="freq_min" high_freq_mhz="freq_max" refbw_khz="40 or 1000"</w:t>
      </w:r>
    </w:p>
    <w:p w14:paraId="150791C1" w14:textId="77777777" w:rsidR="00BD050D" w:rsidRPr="0033560A" w:rsidRDefault="00BD050D" w:rsidP="00BD050D">
      <w:pPr>
        <w:pStyle w:val="EditorsNote"/>
        <w:rPr>
          <w:i w:val="0"/>
          <w:iCs w:val="0"/>
        </w:rPr>
      </w:pPr>
      <w:r w:rsidRPr="0033560A">
        <w:rPr>
          <w:i w:val="0"/>
          <w:iCs w:val="0"/>
        </w:rPr>
        <w:t xml:space="preserve">     &lt;by_a a=”75”&gt;</w:t>
      </w:r>
    </w:p>
    <w:p w14:paraId="5E6F5547" w14:textId="77777777" w:rsidR="00BD050D" w:rsidRPr="0033560A" w:rsidRDefault="00BD050D" w:rsidP="00BD050D">
      <w:pPr>
        <w:pStyle w:val="EditorsNote"/>
        <w:rPr>
          <w:i w:val="0"/>
          <w:iCs w:val="0"/>
        </w:rPr>
      </w:pPr>
      <w:r w:rsidRPr="0033560A">
        <w:rPr>
          <w:i w:val="0"/>
          <w:iCs w:val="0"/>
        </w:rPr>
        <w:t xml:space="preserve">          &lt;by_b b=”-180”&gt;</w:t>
      </w:r>
    </w:p>
    <w:p w14:paraId="70277F86" w14:textId="77777777" w:rsidR="00BD050D" w:rsidRPr="0033560A" w:rsidRDefault="00BD050D" w:rsidP="00BD050D">
      <w:pPr>
        <w:pStyle w:val="EditorsNote"/>
        <w:rPr>
          <w:i w:val="0"/>
          <w:iCs w:val="0"/>
        </w:rPr>
      </w:pPr>
      <w:r w:rsidRPr="0033560A">
        <w:rPr>
          <w:i w:val="0"/>
          <w:iCs w:val="0"/>
        </w:rPr>
        <w:t xml:space="preserve">               &lt;by_c c=”0”&gt;</w:t>
      </w:r>
    </w:p>
    <w:p w14:paraId="365425C0" w14:textId="77777777" w:rsidR="00BD050D" w:rsidRPr="0033560A" w:rsidRDefault="00BD050D" w:rsidP="00BD050D">
      <w:pPr>
        <w:pStyle w:val="EditorsNote"/>
        <w:rPr>
          <w:i w:val="0"/>
          <w:iCs w:val="0"/>
        </w:rPr>
      </w:pPr>
      <w:r w:rsidRPr="0033560A">
        <w:rPr>
          <w:i w:val="0"/>
          <w:iCs w:val="0"/>
        </w:rPr>
        <w:t xml:space="preserve">                    &lt;pdf d=”EPFD_BIN1”&gt;PDF_VALUE&lt;/pdf&gt;</w:t>
      </w:r>
    </w:p>
    <w:p w14:paraId="55390A25" w14:textId="77777777" w:rsidR="00BD050D" w:rsidRPr="0033560A" w:rsidRDefault="00BD050D" w:rsidP="00BD050D">
      <w:pPr>
        <w:pStyle w:val="EditorsNote"/>
        <w:rPr>
          <w:i w:val="0"/>
          <w:iCs w:val="0"/>
        </w:rPr>
      </w:pPr>
      <w:r w:rsidRPr="0033560A">
        <w:rPr>
          <w:i w:val="0"/>
          <w:iCs w:val="0"/>
        </w:rPr>
        <w:t xml:space="preserve">                    &lt;pdf d=”EPFD_BIN2”&gt;PDF_VALUE&lt;/pdf&gt;</w:t>
      </w:r>
    </w:p>
    <w:p w14:paraId="08470DA7" w14:textId="77777777" w:rsidR="00BD050D" w:rsidRPr="0033560A" w:rsidRDefault="00BD050D" w:rsidP="00BD050D">
      <w:pPr>
        <w:pStyle w:val="EditorsNote"/>
        <w:rPr>
          <w:i w:val="0"/>
          <w:iCs w:val="0"/>
        </w:rPr>
      </w:pPr>
      <w:r w:rsidRPr="0033560A">
        <w:rPr>
          <w:i w:val="0"/>
          <w:iCs w:val="0"/>
        </w:rPr>
        <w:t xml:space="preserve">               &lt;/by_c&gt;</w:t>
      </w:r>
    </w:p>
    <w:p w14:paraId="28E37BD6" w14:textId="77777777" w:rsidR="00BD050D" w:rsidRPr="0033560A" w:rsidRDefault="00BD050D" w:rsidP="00BD050D">
      <w:pPr>
        <w:pStyle w:val="EditorsNote"/>
        <w:rPr>
          <w:i w:val="0"/>
          <w:iCs w:val="0"/>
        </w:rPr>
      </w:pPr>
      <w:r w:rsidRPr="0033560A">
        <w:rPr>
          <w:i w:val="0"/>
          <w:iCs w:val="0"/>
        </w:rPr>
        <w:t xml:space="preserve">          &lt;/by_b&gt;</w:t>
      </w:r>
    </w:p>
    <w:p w14:paraId="3A12951D" w14:textId="77777777" w:rsidR="00BD050D" w:rsidRPr="0033560A" w:rsidRDefault="00BD050D" w:rsidP="00BD050D">
      <w:pPr>
        <w:pStyle w:val="EditorsNote"/>
        <w:rPr>
          <w:i w:val="0"/>
          <w:iCs w:val="0"/>
        </w:rPr>
      </w:pPr>
      <w:r w:rsidRPr="0033560A">
        <w:rPr>
          <w:i w:val="0"/>
          <w:iCs w:val="0"/>
        </w:rPr>
        <w:lastRenderedPageBreak/>
        <w:t xml:space="preserve">     &lt;/by_a&gt;</w:t>
      </w:r>
    </w:p>
    <w:p w14:paraId="75EF413D" w14:textId="77777777" w:rsidR="00BD050D" w:rsidRPr="0033560A" w:rsidRDefault="00BD050D" w:rsidP="00BD050D">
      <w:pPr>
        <w:pStyle w:val="EditorsNote"/>
        <w:rPr>
          <w:i w:val="0"/>
          <w:iCs w:val="0"/>
        </w:rPr>
      </w:pPr>
      <w:r w:rsidRPr="0033560A">
        <w:rPr>
          <w:i w:val="0"/>
          <w:iCs w:val="0"/>
        </w:rPr>
        <w:t>&lt;/satellite_system&gt;</w:t>
      </w:r>
    </w:p>
    <w:p w14:paraId="76A6BAD7" w14:textId="77777777" w:rsidR="00BD050D" w:rsidRPr="0033560A" w:rsidRDefault="00BD050D" w:rsidP="00BD050D">
      <w:r w:rsidRPr="0033560A">
        <w:t>The CDF results is provided in the same format, but with exchanging “pdf” to “cdf”.</w:t>
      </w:r>
    </w:p>
    <w:p w14:paraId="755AC9B5" w14:textId="77777777" w:rsidR="00BD050D" w:rsidRPr="0033560A" w:rsidRDefault="00BD050D" w:rsidP="00BD050D">
      <w:r w:rsidRPr="0033560A">
        <w:t xml:space="preserve">If Step 2 is applied for preparation to not the first consultation meeting, then only new non-GSO satellites need to be assessed over the </w:t>
      </w:r>
      <w:commentRangeStart w:id="101"/>
      <w:r w:rsidRPr="0033560A">
        <w:t>grid</w:t>
      </w:r>
      <w:commentRangeEnd w:id="101"/>
      <w:r w:rsidRPr="0033560A">
        <w:rPr>
          <w:rStyle w:val="CommentReference"/>
          <w:sz w:val="24"/>
          <w:szCs w:val="20"/>
        </w:rPr>
        <w:commentReference w:id="101"/>
      </w:r>
      <w:commentRangeStart w:id="102"/>
      <w:r w:rsidRPr="0033560A">
        <w:t>.</w:t>
      </w:r>
      <w:commentRangeEnd w:id="102"/>
      <w:r w:rsidRPr="0033560A">
        <w:rPr>
          <w:rStyle w:val="CommentReference"/>
          <w:sz w:val="24"/>
          <w:szCs w:val="20"/>
        </w:rPr>
        <w:commentReference w:id="102"/>
      </w:r>
    </w:p>
    <w:p w14:paraId="0B3A48BA" w14:textId="77777777" w:rsidR="00BD050D" w:rsidRPr="0033560A" w:rsidRDefault="00BD050D" w:rsidP="00BD050D">
      <w:r w:rsidRPr="0033560A">
        <w:rPr>
          <w:b/>
          <w:bCs/>
          <w:i/>
        </w:rPr>
        <w:t>Step 3</w:t>
      </w:r>
      <w:r w:rsidRPr="0033560A">
        <w:rPr>
          <w:i/>
        </w:rPr>
        <w:t xml:space="preserve"> </w:t>
      </w:r>
      <w:r w:rsidRPr="0033560A">
        <w:rPr>
          <w:i/>
        </w:rPr>
        <w:tab/>
      </w:r>
      <w:r w:rsidRPr="0033560A">
        <w:t>For each of the GSO geometries considered, the</w:t>
      </w:r>
      <w:ins w:id="103" w:author="SES" w:date="2026-04-15T12:31:00Z" w16du:dateUtc="2026-04-15T10:31:00Z">
        <w:r w:rsidRPr="0033560A">
          <w:t xml:space="preserve"> PDF</w:t>
        </w:r>
      </w:ins>
      <w:r w:rsidRPr="0033560A">
        <w:t xml:space="preserve"> outputs of </w:t>
      </w:r>
      <w:r w:rsidRPr="0033560A">
        <w:rPr>
          <w:i/>
        </w:rPr>
        <w:t>Step 2</w:t>
      </w:r>
      <w:r w:rsidRPr="0033560A">
        <w:t xml:space="preserve"> for all relevant non-GSO systems should be convolved together to provide one set of aggregate epfd</w:t>
      </w:r>
      <w:ins w:id="104" w:author="SES" w:date="2026-04-15T12:35:00Z" w16du:dateUtc="2026-04-15T10:35:00Z">
        <w:r w:rsidRPr="0033560A">
          <w:t xml:space="preserve"> </w:t>
        </w:r>
      </w:ins>
      <w:ins w:id="105" w:author="SES" w:date="2026-04-15T12:38:00Z" w16du:dateUtc="2026-04-15T10:38:00Z">
        <w:r w:rsidRPr="0033560A">
          <w:t xml:space="preserve">PDF </w:t>
        </w:r>
      </w:ins>
      <w:r w:rsidRPr="0033560A">
        <w:t xml:space="preserve">which should be converted to one CDF per GSO geometry and per antenna size. The output of </w:t>
      </w:r>
      <w:r w:rsidRPr="0033560A">
        <w:rPr>
          <w:i/>
        </w:rPr>
        <w:t>Step 3</w:t>
      </w:r>
      <w:r w:rsidRPr="0033560A">
        <w:t xml:space="preserve"> will consist in as many aggregate epfd CDF curves as the number of GSO geometries specified in </w:t>
      </w:r>
      <w:r w:rsidRPr="0033560A">
        <w:rPr>
          <w:i/>
        </w:rPr>
        <w:t xml:space="preserve">Step 2 </w:t>
      </w:r>
      <w:r w:rsidRPr="0033560A">
        <w:t xml:space="preserve">above multiplied by the number of antenna sizes specified in Tables 1A to 1D of Resolution </w:t>
      </w:r>
      <w:r w:rsidRPr="0033560A">
        <w:rPr>
          <w:b/>
        </w:rPr>
        <w:t>76 (Rev.WRC-23)</w:t>
      </w:r>
      <w:r w:rsidRPr="0033560A">
        <w:t>.</w:t>
      </w:r>
    </w:p>
    <w:p w14:paraId="5604AF48" w14:textId="77777777" w:rsidR="00BD050D" w:rsidRPr="0033560A" w:rsidRDefault="00BD050D" w:rsidP="00BD050D">
      <w:r w:rsidRPr="0033560A">
        <w:t>Except for preparation to the first consultation meeting, the PDFs resulting from new operational non-GSO satellites should be convolved with the PDF reference situation based on existing non-GSO satellite systems and then converted to new updated CDF reference situation.</w:t>
      </w:r>
    </w:p>
    <w:p w14:paraId="0CC54157" w14:textId="77777777" w:rsidR="00BD050D" w:rsidRPr="0033560A" w:rsidRDefault="00BD050D" w:rsidP="00594FBB">
      <w:pPr>
        <w:pStyle w:val="EditorsNote"/>
      </w:pPr>
      <w:r w:rsidRPr="0033560A">
        <w:rPr>
          <w:highlight w:val="yellow"/>
        </w:rPr>
        <w:t>[Editor’s Note:  Need to consider how to address changes to an existing system that impact the reference situation.]</w:t>
      </w:r>
    </w:p>
    <w:p w14:paraId="06685477" w14:textId="77777777" w:rsidR="00BD050D" w:rsidRPr="0033560A" w:rsidRDefault="00BD050D" w:rsidP="00BD050D">
      <w:pPr>
        <w:rPr>
          <w:bCs/>
        </w:rPr>
      </w:pPr>
      <w:r w:rsidRPr="0033560A">
        <w:rPr>
          <w:b/>
          <w:bCs/>
          <w:i/>
        </w:rPr>
        <w:t>Step 4</w:t>
      </w:r>
      <w:r w:rsidRPr="0033560A">
        <w:rPr>
          <w:i/>
        </w:rPr>
        <w:t xml:space="preserve"> </w:t>
      </w:r>
      <w:r w:rsidRPr="0033560A">
        <w:rPr>
          <w:i/>
        </w:rPr>
        <w:tab/>
      </w:r>
      <w:r w:rsidRPr="0033560A">
        <w:rPr>
          <w:iCs/>
        </w:rPr>
        <w:t xml:space="preserve">Each of the aggregate epfd CDF curves determined through </w:t>
      </w:r>
      <w:r w:rsidRPr="0033560A">
        <w:rPr>
          <w:i/>
        </w:rPr>
        <w:t xml:space="preserve">Step 3 </w:t>
      </w:r>
      <w:r w:rsidRPr="0033560A">
        <w:rPr>
          <w:iCs/>
        </w:rPr>
        <w:t xml:space="preserve">should be compared with the appropriate aggregate epfd limits specified in </w:t>
      </w:r>
      <w:r w:rsidRPr="0033560A">
        <w:t xml:space="preserve">Tables 1A to 1D of Resolution </w:t>
      </w:r>
      <w:r w:rsidRPr="0033560A">
        <w:rPr>
          <w:b/>
        </w:rPr>
        <w:t>76 (Rev.WRC-23)</w:t>
      </w:r>
      <w:r w:rsidRPr="0033560A">
        <w:rPr>
          <w:bCs/>
        </w:rPr>
        <w:t>.</w:t>
      </w:r>
      <w:r w:rsidRPr="0033560A">
        <w:rPr>
          <w:b/>
        </w:rPr>
        <w:t xml:space="preserve"> </w:t>
      </w:r>
      <w:r w:rsidRPr="0033560A">
        <w:rPr>
          <w:bCs/>
        </w:rPr>
        <w:t>If</w:t>
      </w:r>
      <w:r w:rsidRPr="0033560A">
        <w:t xml:space="preserve">, for any percentage of time, the epfd CDF curve exceeds the relative value of the aggregate epfd limits, it can be concluded that, for the particular GSO geometry considered, the aggregate epfd limits specified in Resolution </w:t>
      </w:r>
      <w:r w:rsidRPr="0033560A">
        <w:rPr>
          <w:b/>
        </w:rPr>
        <w:t>76 (Rev.WRC-23)</w:t>
      </w:r>
      <w:r w:rsidRPr="0033560A">
        <w:rPr>
          <w:bCs/>
        </w:rPr>
        <w:t xml:space="preserve"> may be exceeded needing further attention through Stage-2 Process.</w:t>
      </w:r>
    </w:p>
    <w:p w14:paraId="6B7D12FF" w14:textId="73645283" w:rsidR="00BD050D" w:rsidRPr="0033560A" w:rsidRDefault="00BD050D" w:rsidP="00594FBB">
      <w:pPr>
        <w:pStyle w:val="EditorsNote"/>
      </w:pPr>
      <w:r w:rsidRPr="0033560A">
        <w:rPr>
          <w:highlight w:val="yellow"/>
        </w:rPr>
        <w:t>[Ed</w:t>
      </w:r>
      <w:r w:rsidR="00594FBB">
        <w:rPr>
          <w:highlight w:val="yellow"/>
        </w:rPr>
        <w:t>itor’s</w:t>
      </w:r>
      <w:r w:rsidRPr="0033560A">
        <w:rPr>
          <w:highlight w:val="yellow"/>
        </w:rPr>
        <w:t xml:space="preserve"> Note: The material below is temporarily maintained in anticipation that portions of which may be needed for insertion in the Process above so as to facilitate its correct understanding.]</w:t>
      </w:r>
    </w:p>
    <w:p w14:paraId="384EC290" w14:textId="77777777" w:rsidR="00BD050D" w:rsidRPr="0033560A" w:rsidRDefault="00BD050D" w:rsidP="00BD050D">
      <w:r w:rsidRPr="0033560A">
        <w:t>1</w:t>
      </w:r>
      <w:r w:rsidRPr="0033560A">
        <w:tab/>
        <w:t>that the Process specified in Annex 1 may be used to estimate the aggregate co</w:t>
      </w:r>
      <w:r w:rsidRPr="0033560A">
        <w:noBreakHyphen/>
        <w:t xml:space="preserve">frequency epfd produced by multiple non-GSO FSS systems operating in frequency bands subject to Resolution </w:t>
      </w:r>
      <w:r w:rsidRPr="0033560A">
        <w:rPr>
          <w:b/>
          <w:bCs/>
        </w:rPr>
        <w:t>76 (WRC-23)</w:t>
      </w:r>
      <w:r w:rsidRPr="0033560A">
        <w:t>;</w:t>
      </w:r>
    </w:p>
    <w:p w14:paraId="408AE6F4" w14:textId="77777777" w:rsidR="00BD050D" w:rsidRPr="0033560A" w:rsidRDefault="00BD050D" w:rsidP="00BD050D">
      <w:pPr>
        <w:rPr>
          <w:lang w:eastAsia="zh-CN"/>
        </w:rPr>
      </w:pPr>
      <w:r w:rsidRPr="0033560A">
        <w:t>2</w:t>
      </w:r>
      <w:r w:rsidRPr="0033560A">
        <w:tab/>
      </w:r>
      <w:r w:rsidRPr="0033560A">
        <w:rPr>
          <w:lang w:eastAsia="zh-CN"/>
        </w:rPr>
        <w:t>that the aggregate epfd calculations should involve two assessments, one considering only the operational space stations of non-GSO FSS systems and another, for information only, considering also non-GSO FSS space stations planned to be deployed within twelve months (see</w:t>
      </w:r>
      <w:r w:rsidRPr="0033560A">
        <w:rPr>
          <w:i/>
          <w:iCs/>
          <w:lang w:eastAsia="zh-CN"/>
        </w:rPr>
        <w:t xml:space="preserve"> resolves </w:t>
      </w:r>
      <w:r w:rsidRPr="0033560A">
        <w:rPr>
          <w:lang w:eastAsia="zh-CN"/>
        </w:rPr>
        <w:t xml:space="preserve">8 of </w:t>
      </w:r>
      <w:r w:rsidRPr="0033560A">
        <w:t xml:space="preserve">Resolution </w:t>
      </w:r>
      <w:r w:rsidRPr="0033560A">
        <w:rPr>
          <w:b/>
          <w:bCs/>
        </w:rPr>
        <w:t>76 (WRC-23)</w:t>
      </w:r>
      <w:r w:rsidRPr="0033560A">
        <w:t>)</w:t>
      </w:r>
      <w:r w:rsidRPr="0033560A">
        <w:rPr>
          <w:lang w:eastAsia="zh-CN"/>
        </w:rPr>
        <w:t>;</w:t>
      </w:r>
    </w:p>
    <w:p w14:paraId="2BCAF3E9" w14:textId="77777777" w:rsidR="00BD050D" w:rsidRPr="0033560A" w:rsidRDefault="00BD050D" w:rsidP="00BD050D">
      <w:pPr>
        <w:rPr>
          <w:bCs/>
        </w:rPr>
      </w:pPr>
      <w:r w:rsidRPr="0033560A">
        <w:t>3</w:t>
      </w:r>
      <w:r w:rsidRPr="0033560A">
        <w:tab/>
        <w:t xml:space="preserve">that, in the event that the aggregate interference levels determined with the Process </w:t>
      </w:r>
      <w:r w:rsidRPr="0033560A">
        <w:rPr>
          <w:spacing w:val="-2"/>
        </w:rPr>
        <w:t>specified in Annex 1 shows a potential exceedance of the interference levels given in Tables 1A to 1</w:t>
      </w:r>
      <w:r w:rsidRPr="0033560A">
        <w:t xml:space="preserve">D of Resolution </w:t>
      </w:r>
      <w:r w:rsidRPr="0033560A">
        <w:rPr>
          <w:b/>
          <w:bCs/>
        </w:rPr>
        <w:t>76 (WRC-23)</w:t>
      </w:r>
      <w:r w:rsidRPr="0033560A">
        <w:t xml:space="preserve">, administrations operating or planning to operate non-GSO FSS systems and/or GSO networks should hold, as a matter of urgency, a consultation meeting with the objective to determine, through the use of a Process able to accurately model the operations of such non-GSO FSS systems, whether the interference levels given in Tables 1A to 1D of Resolution </w:t>
      </w:r>
      <w:r w:rsidRPr="0033560A">
        <w:rPr>
          <w:b/>
          <w:bCs/>
        </w:rPr>
        <w:t>76 (WRC-23)</w:t>
      </w:r>
      <w:r w:rsidRPr="0033560A">
        <w:t xml:space="preserve"> are exceeded and, in such a case, to adapt the operation of co-frequency non-GSO </w:t>
      </w:r>
      <w:r w:rsidRPr="0033560A">
        <w:rPr>
          <w:spacing w:val="-2"/>
        </w:rPr>
        <w:t xml:space="preserve">FSS systems in the frequency bands referred to in Tables 1A to 1D of Resolution </w:t>
      </w:r>
      <w:r w:rsidRPr="0033560A">
        <w:rPr>
          <w:b/>
          <w:spacing w:val="-2"/>
        </w:rPr>
        <w:t>76 (Rev.WRC-23)</w:t>
      </w:r>
      <w:r w:rsidRPr="0033560A">
        <w:rPr>
          <w:b/>
        </w:rPr>
        <w:t xml:space="preserve"> </w:t>
      </w:r>
      <w:r w:rsidRPr="0033560A">
        <w:rPr>
          <w:bCs/>
        </w:rPr>
        <w:t>to</w:t>
      </w:r>
      <w:r w:rsidRPr="0033560A">
        <w:rPr>
          <w:b/>
        </w:rPr>
        <w:t xml:space="preserve"> </w:t>
      </w:r>
      <w:r w:rsidRPr="0033560A">
        <w:rPr>
          <w:bCs/>
        </w:rPr>
        <w:t>ensure that such levels are complied with</w:t>
      </w:r>
      <w:commentRangeStart w:id="106"/>
      <w:r w:rsidRPr="0033560A">
        <w:rPr>
          <w:bCs/>
        </w:rPr>
        <w:t>;</w:t>
      </w:r>
      <w:commentRangeEnd w:id="106"/>
      <w:r w:rsidRPr="0033560A">
        <w:rPr>
          <w:rStyle w:val="CommentReference"/>
          <w:bCs/>
          <w:sz w:val="24"/>
          <w:szCs w:val="20"/>
        </w:rPr>
        <w:commentReference w:id="106"/>
      </w:r>
    </w:p>
    <w:p w14:paraId="23FC003F" w14:textId="77777777" w:rsidR="00BD050D" w:rsidRPr="0033560A" w:rsidRDefault="00BD050D" w:rsidP="00BD050D">
      <w:r w:rsidRPr="0033560A">
        <w:rPr>
          <w:bCs/>
        </w:rPr>
        <w:lastRenderedPageBreak/>
        <w:t>4</w:t>
      </w:r>
      <w:r w:rsidRPr="0033560A">
        <w:rPr>
          <w:bCs/>
        </w:rPr>
        <w:tab/>
        <w:t xml:space="preserve">that, in the event that any of the methodologies needed by the consultation meetings to implement </w:t>
      </w:r>
      <w:r w:rsidRPr="0033560A">
        <w:rPr>
          <w:bCs/>
          <w:i/>
          <w:iCs/>
        </w:rPr>
        <w:t>resolves</w:t>
      </w:r>
      <w:r w:rsidRPr="0033560A">
        <w:rPr>
          <w:bCs/>
        </w:rPr>
        <w:t xml:space="preserve"> 3 above is not available, the first consultation meeting(s) should focus on </w:t>
      </w:r>
      <w:r w:rsidRPr="0033560A">
        <w:t>finalizing, as a matter of urgency, such methodologies</w:t>
      </w:r>
      <w:commentRangeStart w:id="107"/>
      <w:r w:rsidRPr="0033560A">
        <w:t>;</w:t>
      </w:r>
      <w:commentRangeEnd w:id="107"/>
      <w:r w:rsidRPr="0033560A">
        <w:rPr>
          <w:rStyle w:val="CommentReference"/>
          <w:sz w:val="24"/>
          <w:szCs w:val="20"/>
        </w:rPr>
        <w:commentReference w:id="107"/>
      </w:r>
    </w:p>
    <w:p w14:paraId="15A2391F" w14:textId="77777777" w:rsidR="00BD050D" w:rsidRPr="0033560A" w:rsidRDefault="00BD050D" w:rsidP="00BD050D">
      <w:r w:rsidRPr="0033560A">
        <w:t>5</w:t>
      </w:r>
      <w:r w:rsidRPr="0033560A">
        <w:tab/>
        <w:t xml:space="preserve">that, in order to assist administrations in implementing </w:t>
      </w:r>
      <w:r w:rsidRPr="0033560A">
        <w:rPr>
          <w:i/>
          <w:iCs/>
        </w:rPr>
        <w:t xml:space="preserve">resolves </w:t>
      </w:r>
      <w:r w:rsidRPr="0033560A">
        <w:t>4 above, the Terms of Reference indicated in Annex 2 could be considered;</w:t>
      </w:r>
    </w:p>
    <w:p w14:paraId="0B7611A3" w14:textId="77777777" w:rsidR="00BD050D" w:rsidRPr="0033560A" w:rsidRDefault="00BD050D" w:rsidP="00BD050D">
      <w:pPr>
        <w:tabs>
          <w:tab w:val="clear" w:pos="1134"/>
          <w:tab w:val="clear" w:pos="1871"/>
          <w:tab w:val="clear" w:pos="2268"/>
          <w:tab w:val="left" w:pos="1170"/>
        </w:tabs>
        <w:rPr>
          <w:bCs/>
        </w:rPr>
      </w:pPr>
      <w:r w:rsidRPr="0033560A">
        <w:t>6</w:t>
      </w:r>
      <w:r w:rsidRPr="0033560A">
        <w:tab/>
        <w:t xml:space="preserve">that recognizing that the conservative nature of the Recommendation ITU-R S.1503 and its input parameters does not represent the actual operations of non-GSO systems, the results obtained with the Process specified in Annex 1 are for information only and should not be used as evidence of exceedance of the aggregate epfd limits nor to adapt the operation of co-frequency non-GSO FSS systems in the frequency bands referred to in Tables 1A to 1D of Resolution </w:t>
      </w:r>
      <w:r w:rsidRPr="0033560A">
        <w:rPr>
          <w:b/>
        </w:rPr>
        <w:t>76 (Rev.WRC-23)</w:t>
      </w:r>
      <w:r w:rsidRPr="0033560A">
        <w:rPr>
          <w:bCs/>
        </w:rPr>
        <w:t>.</w:t>
      </w:r>
    </w:p>
    <w:p w14:paraId="4B8F569B" w14:textId="77777777" w:rsidR="00BD050D" w:rsidRPr="0033560A" w:rsidRDefault="00BD050D" w:rsidP="00BD050D">
      <w:pPr>
        <w:tabs>
          <w:tab w:val="clear" w:pos="1134"/>
          <w:tab w:val="clear" w:pos="1871"/>
          <w:tab w:val="clear" w:pos="2268"/>
          <w:tab w:val="left" w:pos="5472"/>
        </w:tabs>
        <w:rPr>
          <w:bCs/>
        </w:rPr>
      </w:pPr>
    </w:p>
    <w:p w14:paraId="6F2BA395" w14:textId="02132249" w:rsidR="00BD050D" w:rsidRPr="0033560A" w:rsidRDefault="00BD050D" w:rsidP="0033560A">
      <w:pPr>
        <w:pStyle w:val="Normalaftertitle"/>
        <w:jc w:val="center"/>
        <w:rPr>
          <w:lang w:eastAsia="zh-CN"/>
        </w:rPr>
      </w:pPr>
      <w:r w:rsidRPr="0033560A">
        <w:rPr>
          <w:lang w:eastAsia="zh-CN"/>
        </w:rPr>
        <w:t>_______________</w:t>
      </w:r>
    </w:p>
    <w:p w14:paraId="3B879974" w14:textId="77777777" w:rsidR="000069D4" w:rsidRPr="0033560A" w:rsidRDefault="000069D4" w:rsidP="00DD4BED">
      <w:pPr>
        <w:rPr>
          <w:lang w:eastAsia="zh-CN"/>
        </w:rPr>
      </w:pPr>
    </w:p>
    <w:sectPr w:rsidR="000069D4" w:rsidRPr="0033560A" w:rsidSect="00D02712">
      <w:headerReference w:type="default" r:id="rId18"/>
      <w:footerReference w:type="default" r:id="rId19"/>
      <w:footerReference w:type="first" r:id="rId20"/>
      <w:pgSz w:w="11907" w:h="16834"/>
      <w:pgMar w:top="1418" w:right="1134" w:bottom="1418" w:left="1134" w:header="720" w:footer="720" w:gutter="0"/>
      <w:paperSrc w:first="15" w:other="15"/>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Steven Doiron" w:date="2026-05-07T05:39:00Z" w:initials="SD">
    <w:p w14:paraId="54FA6195" w14:textId="77777777" w:rsidR="00BD050D" w:rsidRDefault="00BD050D" w:rsidP="00BD050D">
      <w:pPr>
        <w:pStyle w:val="CommentText"/>
      </w:pPr>
      <w:r>
        <w:rPr>
          <w:rStyle w:val="CommentReference"/>
        </w:rPr>
        <w:annotationRef/>
      </w:r>
      <w:r>
        <w:rPr>
          <w:i/>
          <w:iCs/>
          <w:color w:val="0000FF"/>
        </w:rPr>
        <w:t xml:space="preserve">Reasons: Using information from a third-party source imposes a high risk for inaccurate assessments with non-confirmed data which in the end may result in unnecessary impacts on the non-GSO systems from administrations that have provided confirmed data. In the case if an administration fails to provide the necessary data, a regulatory action could be developed instead. </w:t>
      </w:r>
    </w:p>
  </w:comment>
  <w:comment w:id="45" w:author="Steven Doiron" w:date="2026-05-07T05:35:00Z" w:initials="SD">
    <w:p w14:paraId="247E72D6" w14:textId="77777777" w:rsidR="00BD050D" w:rsidRDefault="00BD050D" w:rsidP="00BD050D">
      <w:pPr>
        <w:pStyle w:val="CommentText"/>
      </w:pPr>
      <w:r>
        <w:rPr>
          <w:rStyle w:val="CommentReference"/>
        </w:rPr>
        <w:annotationRef/>
      </w:r>
      <w:r>
        <w:t>Reasons: The notifying administration shall serve as the preferred authority with endorsing and certifying capabilities.</w:t>
      </w:r>
    </w:p>
  </w:comment>
  <w:comment w:id="46" w:author="Steven Doiron" w:date="2026-05-07T05:51:00Z" w:initials="SD">
    <w:p w14:paraId="22085030" w14:textId="77777777" w:rsidR="00BD050D" w:rsidRDefault="00BD050D" w:rsidP="00BD050D">
      <w:pPr>
        <w:pStyle w:val="CommentText"/>
      </w:pPr>
      <w:r>
        <w:rPr>
          <w:rStyle w:val="CommentReference"/>
        </w:rPr>
        <w:annotationRef/>
      </w:r>
      <w:r>
        <w:t>[</w:t>
      </w:r>
      <w:r>
        <w:rPr>
          <w:color w:val="0000FF"/>
        </w:rPr>
        <w:t>comment: In figure 1, it seems the bottom-most box in this flow chart should be “Enter Stage 2 evaluation” or something like that, otherwise it’s just a big do-loop. Also, something is missing for “Has there been a first CM?”. If “No”, then there needs to be a box calling for Stage 1 evaluation before asking “Is there exceedance? Example: Call for inputs to CM. Has there been a first CM? If NO, then ‘Is there exceedance?’ if Yes, then back to ‘New cycle X months before CM’. This is a do-loop. Also, how do the two aggregate assessments (one for operational systems and the other for planned-to-operate systems) fit into this flowchart?</w:t>
      </w:r>
      <w:r>
        <w:t>]</w:t>
      </w:r>
    </w:p>
  </w:comment>
  <w:comment w:id="47" w:author="Steven Doiron" w:date="2026-05-07T05:54:00Z" w:initials="SD">
    <w:p w14:paraId="33F9101D" w14:textId="77777777" w:rsidR="00BD050D" w:rsidRDefault="00BD050D" w:rsidP="00BD050D">
      <w:pPr>
        <w:pStyle w:val="CommentText"/>
      </w:pPr>
      <w:r>
        <w:rPr>
          <w:rStyle w:val="CommentReference"/>
        </w:rPr>
        <w:annotationRef/>
      </w:r>
      <w:r>
        <w:t>[Comment: Additional details are needed on the specific databases. Consideration of the data validity may also need further consideration.]</w:t>
      </w:r>
    </w:p>
  </w:comment>
  <w:comment w:id="101" w:author="Steven Doiron" w:date="2026-05-07T05:57:00Z" w:initials="SD">
    <w:p w14:paraId="74EBF7BB" w14:textId="77777777" w:rsidR="00BD050D" w:rsidRDefault="00BD050D" w:rsidP="00BD050D">
      <w:pPr>
        <w:pStyle w:val="CommentText"/>
      </w:pPr>
      <w:r>
        <w:rPr>
          <w:rStyle w:val="CommentReference"/>
        </w:rPr>
        <w:annotationRef/>
      </w:r>
      <w:r>
        <w:t>[</w:t>
      </w:r>
      <w:r>
        <w:rPr>
          <w:color w:val="0000FF"/>
        </w:rPr>
        <w:t>USA comment: We have concerns with using the test grid for the reasons detailed in the comment below.</w:t>
      </w:r>
    </w:p>
  </w:comment>
  <w:comment w:id="102" w:author="Steven Doiron" w:date="2026-05-07T05:57:00Z" w:initials="SD">
    <w:p w14:paraId="1B8BC0EA" w14:textId="77777777" w:rsidR="00BD050D" w:rsidRDefault="00BD050D" w:rsidP="00BD050D">
      <w:pPr>
        <w:pStyle w:val="CommentText"/>
      </w:pPr>
      <w:r>
        <w:rPr>
          <w:rStyle w:val="CommentReference"/>
        </w:rPr>
        <w:annotationRef/>
      </w:r>
      <w:r>
        <w:rPr>
          <w:i/>
          <w:iCs/>
        </w:rPr>
        <w:t>[Comment: There may be issues with computational complexity and variability of results coming from grid size. Optimization algorithms to minimize computational complexity. The above grid size results in 31390 unique GSO geometries for one antenna size.]</w:t>
      </w:r>
    </w:p>
  </w:comment>
  <w:comment w:id="106" w:author="Steven Doiron" w:date="2026-05-07T05:59:00Z" w:initials="SD">
    <w:p w14:paraId="5B748DC6" w14:textId="77777777" w:rsidR="00BD050D" w:rsidRDefault="00BD050D" w:rsidP="00BD050D">
      <w:pPr>
        <w:pStyle w:val="CommentText"/>
      </w:pPr>
      <w:r>
        <w:rPr>
          <w:rStyle w:val="CommentReference"/>
        </w:rPr>
        <w:annotationRef/>
      </w:r>
      <w:r>
        <w:rPr>
          <w:highlight w:val="yellow"/>
        </w:rPr>
        <w:t>[</w:t>
      </w:r>
      <w:r>
        <w:rPr>
          <w:color w:val="0000FF"/>
          <w:highlight w:val="yellow"/>
        </w:rPr>
        <w:t>USA comment: As mentioned earlier, something is wrong with the flow chart above. It appears that this point 3 should be the content of the bottom-most box of the flow chart above, i.e. this is Stage 2 methodology is it not? As the flowchart is shown above it looks like a bid “do loop” when there is exceedance identified in Stage 1. While SWG 4A1c is developing Stage 1 and Stage 2 methodologies in parallel, they are linked (i.e., failing Stage 1 triggers Stage 2). However, the proposed Stage 1 is currently described as a standalone process.</w:t>
      </w:r>
      <w:r>
        <w:rPr>
          <w:highlight w:val="yellow"/>
        </w:rPr>
        <w:t>]</w:t>
      </w:r>
    </w:p>
  </w:comment>
  <w:comment w:id="107" w:author="Steven Doiron" w:date="2026-05-07T06:00:00Z" w:initials="SD">
    <w:p w14:paraId="216FCAAF" w14:textId="77777777" w:rsidR="00BD050D" w:rsidRDefault="00BD050D" w:rsidP="00BD050D">
      <w:pPr>
        <w:pStyle w:val="CommentText"/>
      </w:pPr>
      <w:r>
        <w:rPr>
          <w:rStyle w:val="CommentReference"/>
        </w:rPr>
        <w:annotationRef/>
      </w:r>
      <w:r>
        <w:rPr>
          <w:highlight w:val="yellow"/>
        </w:rPr>
        <w:t>[</w:t>
      </w:r>
      <w:r>
        <w:rPr>
          <w:color w:val="0000FF"/>
          <w:highlight w:val="yellow"/>
        </w:rPr>
        <w:t xml:space="preserve">USA comment: Does point 4 above propose to modify Resolution 76? In accordance with Resolution 76, the purpose of the consultation meetings is to determine the level of aggregate interference and to ensure compliance with required level for GSO protection, and consultation meetings shall be held after the ITU adopts the required methodologies, with the exception of meetings for the purpose of organizing the functioning of the consultation meetings and establishing preliminary terms of reference. </w:t>
      </w:r>
      <w:r>
        <w:rPr>
          <w:highlight w:val="yellow"/>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FA6195" w15:done="0"/>
  <w15:commentEx w15:paraId="247E72D6" w15:done="0"/>
  <w15:commentEx w15:paraId="22085030" w15:done="0"/>
  <w15:commentEx w15:paraId="33F9101D" w15:done="0"/>
  <w15:commentEx w15:paraId="74EBF7BB" w15:done="0"/>
  <w15:commentEx w15:paraId="1B8BC0EA" w15:done="0"/>
  <w15:commentEx w15:paraId="5B748DC6" w15:done="0"/>
  <w15:commentEx w15:paraId="216FCA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3A713F" w16cex:dateUtc="2026-05-07T03:39:00Z"/>
  <w16cex:commentExtensible w16cex:durableId="01A1F4B3" w16cex:dateUtc="2026-05-07T03:35:00Z"/>
  <w16cex:commentExtensible w16cex:durableId="0AA945B3" w16cex:dateUtc="2026-05-07T03:51:00Z"/>
  <w16cex:commentExtensible w16cex:durableId="3E83B15B" w16cex:dateUtc="2026-05-07T03:54:00Z"/>
  <w16cex:commentExtensible w16cex:durableId="0E791E41" w16cex:dateUtc="2026-05-07T03:57:00Z"/>
  <w16cex:commentExtensible w16cex:durableId="68D5B7EB" w16cex:dateUtc="2026-05-07T03:57:00Z"/>
  <w16cex:commentExtensible w16cex:durableId="243864E0" w16cex:dateUtc="2026-05-07T03:59:00Z"/>
  <w16cex:commentExtensible w16cex:durableId="6FA556FB" w16cex:dateUtc="2026-05-07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FA6195" w16cid:durableId="2A3A713F"/>
  <w16cid:commentId w16cid:paraId="247E72D6" w16cid:durableId="01A1F4B3"/>
  <w16cid:commentId w16cid:paraId="22085030" w16cid:durableId="0AA945B3"/>
  <w16cid:commentId w16cid:paraId="33F9101D" w16cid:durableId="3E83B15B"/>
  <w16cid:commentId w16cid:paraId="74EBF7BB" w16cid:durableId="0E791E41"/>
  <w16cid:commentId w16cid:paraId="1B8BC0EA" w16cid:durableId="68D5B7EB"/>
  <w16cid:commentId w16cid:paraId="5B748DC6" w16cid:durableId="243864E0"/>
  <w16cid:commentId w16cid:paraId="216FCAAF" w16cid:durableId="6FA556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58BC" w14:textId="77777777" w:rsidR="00C2608E" w:rsidRDefault="00C2608E">
      <w:r>
        <w:separator/>
      </w:r>
    </w:p>
  </w:endnote>
  <w:endnote w:type="continuationSeparator" w:id="0">
    <w:p w14:paraId="68FBBDF5" w14:textId="77777777" w:rsidR="00C2608E" w:rsidRDefault="00C26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Light">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7458" w14:textId="4972A778" w:rsidR="00FA124A" w:rsidRPr="0033560A" w:rsidRDefault="0033560A" w:rsidP="0033560A">
    <w:pPr>
      <w:pStyle w:val="Footer"/>
    </w:pPr>
    <w:fldSimple w:instr=" FILENAME \p \* MERGEFORMAT ">
      <w:r w:rsidR="00B11AE3">
        <w:t>M:\BRSGD\TEXT2023\SG04\WP4A\1000\1064\1064N21e.docx</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4E10" w14:textId="7FB9DF07" w:rsidR="00FA124A" w:rsidRPr="002F7CB3" w:rsidRDefault="0033560A" w:rsidP="0033560A">
    <w:pPr>
      <w:pStyle w:val="Footer"/>
      <w:spacing w:before="120"/>
      <w:rPr>
        <w:lang w:val="en-US"/>
      </w:rPr>
    </w:pPr>
    <w:fldSimple w:instr=" FILENAME \p \* MERGEFORMAT ">
      <w:r w:rsidR="00B11AE3">
        <w:t>M:\BRSGD\TEXT2023\SG04\WP4A\1000\1064\1064N21e.docx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7C08" w14:textId="77777777" w:rsidR="00C2608E" w:rsidRDefault="00C2608E">
      <w:r>
        <w:t>____________________</w:t>
      </w:r>
    </w:p>
  </w:footnote>
  <w:footnote w:type="continuationSeparator" w:id="0">
    <w:p w14:paraId="57C2BA3E" w14:textId="77777777" w:rsidR="00C2608E" w:rsidRDefault="00C2608E">
      <w:r>
        <w:continuationSeparator/>
      </w:r>
    </w:p>
  </w:footnote>
  <w:footnote w:id="1">
    <w:p w14:paraId="58BF68AD" w14:textId="77777777" w:rsidR="00BD050D" w:rsidRPr="00606BDE" w:rsidRDefault="00BD050D" w:rsidP="00BD050D">
      <w:pPr>
        <w:pStyle w:val="FootnoteText"/>
        <w:ind w:left="255" w:hanging="255"/>
        <w:rPr>
          <w:sz w:val="28"/>
          <w:szCs w:val="22"/>
        </w:rPr>
      </w:pPr>
      <w:r>
        <w:rPr>
          <w:rStyle w:val="FootnoteReference"/>
        </w:rPr>
        <w:footnoteRef/>
      </w:r>
      <w:r>
        <w:t xml:space="preserve"> </w:t>
      </w:r>
      <w:r>
        <w:tab/>
      </w:r>
      <w:r w:rsidRPr="00606BDE">
        <w:t xml:space="preserve">For the purpose of this Recommendation, a non-GSO system is considered “relevant” if either at least one of its space stations is deployed or its notifying administration certifies that at least one of its space stations will be deployed within [twelve] months (see </w:t>
      </w:r>
      <w:r w:rsidRPr="00606BDE">
        <w:rPr>
          <w:i/>
          <w:iCs/>
        </w:rPr>
        <w:t xml:space="preserve">recommends </w:t>
      </w:r>
      <w:r w:rsidRPr="00606BDE">
        <w:t>2).</w:t>
      </w:r>
    </w:p>
  </w:footnote>
  <w:footnote w:id="2">
    <w:p w14:paraId="421F8B2A" w14:textId="77777777" w:rsidR="00BD050D" w:rsidRPr="00606BDE" w:rsidDel="007D08B6" w:rsidRDefault="00BD050D" w:rsidP="00BD050D">
      <w:pPr>
        <w:pStyle w:val="FootnoteText"/>
        <w:ind w:left="255" w:hanging="255"/>
        <w:rPr>
          <w:del w:id="15" w:author="SES" w:date="2026-04-14T10:22:00Z" w16du:dateUtc="2026-04-14T08:22:00Z"/>
          <w:sz w:val="28"/>
          <w:szCs w:val="22"/>
        </w:rPr>
      </w:pPr>
      <w:del w:id="16" w:author="SES" w:date="2026-04-14T10:22:00Z" w16du:dateUtc="2026-04-14T08:22:00Z">
        <w:r w:rsidRPr="00606BDE" w:rsidDel="007D08B6">
          <w:rPr>
            <w:rStyle w:val="FootnoteReference"/>
          </w:rPr>
          <w:footnoteRef/>
        </w:r>
        <w:r w:rsidRPr="00606BDE" w:rsidDel="007D08B6">
          <w:delText xml:space="preserve"> </w:delText>
        </w:r>
        <w:r w:rsidRPr="00606BDE" w:rsidDel="007D08B6">
          <w:tab/>
          <w:delText>Publicly available sources include: NORAD database and notifications published on the ITU website and/or in the BR IFIC.</w:delText>
        </w:r>
      </w:del>
    </w:p>
  </w:footnote>
  <w:footnote w:id="3">
    <w:p w14:paraId="4F2AADB0" w14:textId="77777777" w:rsidR="00BD050D" w:rsidRPr="006D44D7" w:rsidRDefault="00BD050D" w:rsidP="00BD050D">
      <w:pPr>
        <w:pStyle w:val="FootnoteText"/>
        <w:ind w:left="255" w:hanging="255"/>
        <w:rPr>
          <w:sz w:val="28"/>
          <w:szCs w:val="22"/>
        </w:rPr>
      </w:pPr>
      <w:r w:rsidRPr="00606BDE">
        <w:rPr>
          <w:rStyle w:val="FootnoteReference"/>
        </w:rPr>
        <w:footnoteRef/>
      </w:r>
      <w:r w:rsidRPr="00606BDE">
        <w:t xml:space="preserve"> </w:t>
      </w:r>
      <w:r w:rsidRPr="00606BDE">
        <w:tab/>
        <w:t>For the purpose of this Recommendation, a non-GSO system is considered “relevant” if either at least one of its space stations is deployed or its</w:t>
      </w:r>
      <w:r w:rsidRPr="009E021A">
        <w:t xml:space="preserve"> notifying administration certifies that at least one </w:t>
      </w:r>
      <w:r w:rsidRPr="006D44D7">
        <w:t xml:space="preserve">its space stations will be deployed within [twelve] months (see </w:t>
      </w:r>
      <w:r w:rsidRPr="006D44D7">
        <w:rPr>
          <w:i/>
          <w:iCs/>
        </w:rPr>
        <w:t xml:space="preserve">recommends </w:t>
      </w:r>
      <w:r w:rsidRPr="006D44D7">
        <w:t>2).</w:t>
      </w:r>
    </w:p>
  </w:footnote>
  <w:footnote w:id="4">
    <w:p w14:paraId="33561434" w14:textId="77777777" w:rsidR="00BD050D" w:rsidRPr="006D44D7" w:rsidDel="00B51F72" w:rsidRDefault="00BD050D" w:rsidP="00BD050D">
      <w:pPr>
        <w:pStyle w:val="FootnoteText"/>
        <w:ind w:left="255" w:hanging="255"/>
        <w:rPr>
          <w:del w:id="42" w:author="United States" w:date="2026-01-21T15:51:00Z"/>
          <w:b/>
          <w:bCs/>
          <w:i/>
          <w:iCs/>
          <w:sz w:val="28"/>
          <w:szCs w:val="22"/>
        </w:rPr>
      </w:pPr>
      <w:r w:rsidRPr="006D44D7">
        <w:rPr>
          <w:rStyle w:val="FootnoteReference"/>
        </w:rPr>
        <w:footnoteRef/>
      </w:r>
      <w:r w:rsidRPr="006D44D7">
        <w:t xml:space="preserve"> </w:t>
      </w:r>
      <w:r w:rsidRPr="006D44D7">
        <w:tab/>
        <w:t>Publicly available sources include: NORAD database and notifications published on the ITU website and/or in the BR IFIC.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C52E" w14:textId="77777777" w:rsidR="00FA124A" w:rsidRDefault="00FA124A" w:rsidP="00330567">
    <w:pPr>
      <w:pStyle w:val="Header"/>
      <w:rPr>
        <w:rStyle w:val="PageNumber"/>
      </w:rPr>
    </w:pPr>
    <w:r>
      <w:rPr>
        <w:lang w:val="en-US"/>
      </w:rPr>
      <w:t xml:space="preserve">- </w:t>
    </w:r>
    <w:r w:rsidR="00D02712">
      <w:rPr>
        <w:rStyle w:val="PageNumber"/>
      </w:rPr>
      <w:fldChar w:fldCharType="begin"/>
    </w:r>
    <w:r>
      <w:rPr>
        <w:rStyle w:val="PageNumber"/>
      </w:rPr>
      <w:instrText xml:space="preserve"> PAGE </w:instrText>
    </w:r>
    <w:r w:rsidR="00D02712">
      <w:rPr>
        <w:rStyle w:val="PageNumber"/>
      </w:rPr>
      <w:fldChar w:fldCharType="separate"/>
    </w:r>
    <w:r w:rsidR="00E63C59">
      <w:rPr>
        <w:rStyle w:val="PageNumber"/>
        <w:noProof/>
      </w:rPr>
      <w:t>3</w:t>
    </w:r>
    <w:r w:rsidR="00D02712">
      <w:rPr>
        <w:rStyle w:val="PageNumber"/>
      </w:rPr>
      <w:fldChar w:fldCharType="end"/>
    </w:r>
    <w:r>
      <w:rPr>
        <w:rStyle w:val="PageNumber"/>
      </w:rPr>
      <w:t xml:space="preserve"> -</w:t>
    </w:r>
  </w:p>
  <w:p w14:paraId="69377550" w14:textId="0E116D02" w:rsidR="00FA124A" w:rsidRDefault="00BD050D">
    <w:pPr>
      <w:pStyle w:val="Header"/>
      <w:rPr>
        <w:lang w:val="en-US"/>
      </w:rPr>
    </w:pPr>
    <w:r>
      <w:rPr>
        <w:lang w:val="en-US"/>
      </w:rPr>
      <w:t>4A/</w:t>
    </w:r>
    <w:r w:rsidR="00B11AE3">
      <w:rPr>
        <w:lang w:val="en-US"/>
      </w:rPr>
      <w:t>1064 (Annex 21)</w:t>
    </w:r>
    <w:r>
      <w:rPr>
        <w:lang w:val="en-US"/>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412D1"/>
    <w:multiLevelType w:val="hybridMultilevel"/>
    <w:tmpl w:val="CEAE8D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21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S">
    <w15:presenceInfo w15:providerId="None" w15:userId="SES"/>
  </w15:person>
  <w15:person w15:author="Steven Doiron">
    <w15:presenceInfo w15:providerId="Windows Live" w15:userId="a9b62416faea0f1b"/>
  </w15:person>
  <w15:person w15:author="United States">
    <w15:presenceInfo w15:providerId="None" w15:userId="United States"/>
  </w15:person>
  <w15:person w15:author="Chamova, Alisa">
    <w15:presenceInfo w15:providerId="AD" w15:userId="S::alisa.chamova@itu.int::22d471ad-1704-47cb-acab-d70b801be3d5"/>
  </w15:person>
  <w15:person w15:author="Fernandez Jimenez, Virginia">
    <w15:presenceInfo w15:providerId="AD" w15:userId="S::virginia.fernandez@itu.int::6d460222-a6cb-4df0-8dd7-a947ce731002"/>
  </w15:person>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0D"/>
    <w:rsid w:val="000069D4"/>
    <w:rsid w:val="000174AD"/>
    <w:rsid w:val="00047A1D"/>
    <w:rsid w:val="000604B9"/>
    <w:rsid w:val="000A7D55"/>
    <w:rsid w:val="000C12C8"/>
    <w:rsid w:val="000C2E8E"/>
    <w:rsid w:val="000E0E7C"/>
    <w:rsid w:val="000F1B4B"/>
    <w:rsid w:val="0010617C"/>
    <w:rsid w:val="0012744F"/>
    <w:rsid w:val="00131178"/>
    <w:rsid w:val="00156F66"/>
    <w:rsid w:val="00163271"/>
    <w:rsid w:val="00166B74"/>
    <w:rsid w:val="00172122"/>
    <w:rsid w:val="00182528"/>
    <w:rsid w:val="0018500B"/>
    <w:rsid w:val="00196A19"/>
    <w:rsid w:val="00202DC1"/>
    <w:rsid w:val="002116EE"/>
    <w:rsid w:val="002309D8"/>
    <w:rsid w:val="002A7FE2"/>
    <w:rsid w:val="002E1B4F"/>
    <w:rsid w:val="002F1FFB"/>
    <w:rsid w:val="002F2E67"/>
    <w:rsid w:val="002F7CB3"/>
    <w:rsid w:val="00315546"/>
    <w:rsid w:val="00330567"/>
    <w:rsid w:val="0033560A"/>
    <w:rsid w:val="00372778"/>
    <w:rsid w:val="00386A9D"/>
    <w:rsid w:val="00386E7D"/>
    <w:rsid w:val="00391081"/>
    <w:rsid w:val="003B2789"/>
    <w:rsid w:val="003C13CE"/>
    <w:rsid w:val="003C697E"/>
    <w:rsid w:val="003E2518"/>
    <w:rsid w:val="003E7CEF"/>
    <w:rsid w:val="003E7D7B"/>
    <w:rsid w:val="004B1EF7"/>
    <w:rsid w:val="004B3FAD"/>
    <w:rsid w:val="004C47F1"/>
    <w:rsid w:val="004C5749"/>
    <w:rsid w:val="00501DCA"/>
    <w:rsid w:val="00513A47"/>
    <w:rsid w:val="005408DF"/>
    <w:rsid w:val="005574AE"/>
    <w:rsid w:val="00573344"/>
    <w:rsid w:val="00583F9B"/>
    <w:rsid w:val="00594FBB"/>
    <w:rsid w:val="005B0D29"/>
    <w:rsid w:val="005E5C10"/>
    <w:rsid w:val="005F2C78"/>
    <w:rsid w:val="006144E4"/>
    <w:rsid w:val="00650299"/>
    <w:rsid w:val="00655FC5"/>
    <w:rsid w:val="006E55A5"/>
    <w:rsid w:val="0074471F"/>
    <w:rsid w:val="007774AD"/>
    <w:rsid w:val="0080538C"/>
    <w:rsid w:val="008078C0"/>
    <w:rsid w:val="00814E0A"/>
    <w:rsid w:val="00822581"/>
    <w:rsid w:val="008309DD"/>
    <w:rsid w:val="0083227A"/>
    <w:rsid w:val="00866900"/>
    <w:rsid w:val="00876A8A"/>
    <w:rsid w:val="00881BA1"/>
    <w:rsid w:val="008C2302"/>
    <w:rsid w:val="008C26B8"/>
    <w:rsid w:val="008F208F"/>
    <w:rsid w:val="00982084"/>
    <w:rsid w:val="00995963"/>
    <w:rsid w:val="009B61EB"/>
    <w:rsid w:val="009C185B"/>
    <w:rsid w:val="009C2064"/>
    <w:rsid w:val="009D1697"/>
    <w:rsid w:val="009F3A46"/>
    <w:rsid w:val="009F6520"/>
    <w:rsid w:val="00A005C9"/>
    <w:rsid w:val="00A014F8"/>
    <w:rsid w:val="00A22EB5"/>
    <w:rsid w:val="00A5173C"/>
    <w:rsid w:val="00A61AEF"/>
    <w:rsid w:val="00AD2345"/>
    <w:rsid w:val="00AF173A"/>
    <w:rsid w:val="00B066A4"/>
    <w:rsid w:val="00B07A13"/>
    <w:rsid w:val="00B11AE3"/>
    <w:rsid w:val="00B4279B"/>
    <w:rsid w:val="00B45FC9"/>
    <w:rsid w:val="00B76F35"/>
    <w:rsid w:val="00B81138"/>
    <w:rsid w:val="00B90C3E"/>
    <w:rsid w:val="00BC7CCF"/>
    <w:rsid w:val="00BD050D"/>
    <w:rsid w:val="00BE470B"/>
    <w:rsid w:val="00C2608E"/>
    <w:rsid w:val="00C57A91"/>
    <w:rsid w:val="00CC01C2"/>
    <w:rsid w:val="00CF21F2"/>
    <w:rsid w:val="00CF465B"/>
    <w:rsid w:val="00D02712"/>
    <w:rsid w:val="00D046A7"/>
    <w:rsid w:val="00D214D0"/>
    <w:rsid w:val="00D255E2"/>
    <w:rsid w:val="00D6546B"/>
    <w:rsid w:val="00DB178B"/>
    <w:rsid w:val="00DC17D3"/>
    <w:rsid w:val="00DD4BED"/>
    <w:rsid w:val="00DE39F0"/>
    <w:rsid w:val="00DF0AF3"/>
    <w:rsid w:val="00DF7E9F"/>
    <w:rsid w:val="00E27D7E"/>
    <w:rsid w:val="00E42E13"/>
    <w:rsid w:val="00E56D5C"/>
    <w:rsid w:val="00E6257C"/>
    <w:rsid w:val="00E63C59"/>
    <w:rsid w:val="00F25662"/>
    <w:rsid w:val="00F913EC"/>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58A65"/>
  <w15:docId w15:val="{4B448C20-46AF-4B7B-AEAF-5B81696A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85B"/>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qFormat/>
    <w:rsid w:val="009C185B"/>
    <w:pPr>
      <w:keepNext/>
      <w:keepLines/>
      <w:spacing w:before="280"/>
      <w:ind w:left="1134" w:hanging="1134"/>
      <w:outlineLvl w:val="0"/>
    </w:pPr>
    <w:rPr>
      <w:b/>
      <w:sz w:val="28"/>
    </w:rPr>
  </w:style>
  <w:style w:type="paragraph" w:styleId="Heading2">
    <w:name w:val="heading 2"/>
    <w:basedOn w:val="Heading1"/>
    <w:next w:val="Normal"/>
    <w:qFormat/>
    <w:rsid w:val="009C185B"/>
    <w:pPr>
      <w:spacing w:before="200"/>
      <w:outlineLvl w:val="1"/>
    </w:pPr>
    <w:rPr>
      <w:sz w:val="24"/>
    </w:rPr>
  </w:style>
  <w:style w:type="paragraph" w:styleId="Heading3">
    <w:name w:val="heading 3"/>
    <w:basedOn w:val="Heading1"/>
    <w:next w:val="Normal"/>
    <w:qFormat/>
    <w:rsid w:val="009C185B"/>
    <w:pPr>
      <w:tabs>
        <w:tab w:val="clear" w:pos="1134"/>
      </w:tabs>
      <w:spacing w:before="200"/>
      <w:outlineLvl w:val="2"/>
    </w:pPr>
    <w:rPr>
      <w:sz w:val="24"/>
    </w:rPr>
  </w:style>
  <w:style w:type="paragraph" w:styleId="Heading4">
    <w:name w:val="heading 4"/>
    <w:basedOn w:val="Heading3"/>
    <w:next w:val="Normal"/>
    <w:qFormat/>
    <w:rsid w:val="009C185B"/>
    <w:pPr>
      <w:outlineLvl w:val="3"/>
    </w:pPr>
  </w:style>
  <w:style w:type="paragraph" w:styleId="Heading5">
    <w:name w:val="heading 5"/>
    <w:basedOn w:val="Heading4"/>
    <w:next w:val="Normal"/>
    <w:qFormat/>
    <w:rsid w:val="009C185B"/>
    <w:pPr>
      <w:outlineLvl w:val="4"/>
    </w:pPr>
  </w:style>
  <w:style w:type="paragraph" w:styleId="Heading6">
    <w:name w:val="heading 6"/>
    <w:basedOn w:val="Heading4"/>
    <w:next w:val="Normal"/>
    <w:qFormat/>
    <w:rsid w:val="009C185B"/>
    <w:pPr>
      <w:outlineLvl w:val="5"/>
    </w:pPr>
  </w:style>
  <w:style w:type="paragraph" w:styleId="Heading7">
    <w:name w:val="heading 7"/>
    <w:basedOn w:val="Heading6"/>
    <w:next w:val="Normal"/>
    <w:qFormat/>
    <w:rsid w:val="009C185B"/>
    <w:pPr>
      <w:outlineLvl w:val="6"/>
    </w:pPr>
  </w:style>
  <w:style w:type="paragraph" w:styleId="Heading8">
    <w:name w:val="heading 8"/>
    <w:basedOn w:val="Heading6"/>
    <w:next w:val="Normal"/>
    <w:qFormat/>
    <w:rsid w:val="009C185B"/>
    <w:pPr>
      <w:outlineLvl w:val="7"/>
    </w:pPr>
  </w:style>
  <w:style w:type="paragraph" w:styleId="Heading9">
    <w:name w:val="heading 9"/>
    <w:basedOn w:val="Heading6"/>
    <w:next w:val="Normal"/>
    <w:qFormat/>
    <w:rsid w:val="009C185B"/>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link w:val="NormalaftertitleChar"/>
    <w:qFormat/>
    <w:rsid w:val="009C185B"/>
    <w:pPr>
      <w:spacing w:before="360"/>
    </w:pPr>
  </w:style>
  <w:style w:type="paragraph" w:customStyle="1" w:styleId="Artheading">
    <w:name w:val="Art_heading"/>
    <w:basedOn w:val="Normal"/>
    <w:next w:val="Normal"/>
    <w:rsid w:val="009C185B"/>
    <w:pPr>
      <w:keepNext/>
      <w:keepLines/>
      <w:spacing w:before="480"/>
      <w:jc w:val="center"/>
    </w:pPr>
    <w:rPr>
      <w:rFonts w:ascii="Times New Roman Bold" w:hAnsi="Times New Roman Bold"/>
      <w:b/>
      <w:sz w:val="28"/>
    </w:rPr>
  </w:style>
  <w:style w:type="paragraph" w:customStyle="1" w:styleId="ArtNo">
    <w:name w:val="Art_No"/>
    <w:basedOn w:val="Normal"/>
    <w:next w:val="Normal"/>
    <w:rsid w:val="009C185B"/>
    <w:pPr>
      <w:keepNext/>
      <w:keepLines/>
      <w:spacing w:before="480"/>
      <w:jc w:val="center"/>
    </w:pPr>
    <w:rPr>
      <w:caps/>
      <w:sz w:val="28"/>
    </w:rPr>
  </w:style>
  <w:style w:type="paragraph" w:customStyle="1" w:styleId="Arttitle">
    <w:name w:val="Art_title"/>
    <w:basedOn w:val="Normal"/>
    <w:next w:val="Normal"/>
    <w:rsid w:val="009C185B"/>
    <w:pPr>
      <w:keepNext/>
      <w:keepLines/>
      <w:spacing w:before="240"/>
      <w:jc w:val="center"/>
    </w:pPr>
    <w:rPr>
      <w:b/>
      <w:sz w:val="28"/>
    </w:rPr>
  </w:style>
  <w:style w:type="paragraph" w:customStyle="1" w:styleId="ASN1">
    <w:name w:val="ASN.1"/>
    <w:basedOn w:val="Normal"/>
    <w:rsid w:val="009C185B"/>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9C185B"/>
    <w:pPr>
      <w:keepNext/>
      <w:keepLines/>
      <w:spacing w:before="160"/>
      <w:ind w:left="1134"/>
    </w:pPr>
    <w:rPr>
      <w:i/>
    </w:rPr>
  </w:style>
  <w:style w:type="paragraph" w:customStyle="1" w:styleId="ChapNo">
    <w:name w:val="Chap_No"/>
    <w:basedOn w:val="ArtNo"/>
    <w:next w:val="Normal"/>
    <w:rsid w:val="009C185B"/>
    <w:rPr>
      <w:rFonts w:ascii="Times New Roman Bold" w:hAnsi="Times New Roman Bold"/>
      <w:b/>
    </w:rPr>
  </w:style>
  <w:style w:type="paragraph" w:customStyle="1" w:styleId="Chaptitle">
    <w:name w:val="Chap_title"/>
    <w:basedOn w:val="Arttitle"/>
    <w:next w:val="Normal"/>
    <w:rsid w:val="009C185B"/>
  </w:style>
  <w:style w:type="character" w:styleId="EndnoteReference">
    <w:name w:val="endnote reference"/>
    <w:basedOn w:val="DefaultParagraphFont"/>
    <w:rsid w:val="009C185B"/>
    <w:rPr>
      <w:vertAlign w:val="superscript"/>
    </w:rPr>
  </w:style>
  <w:style w:type="paragraph" w:customStyle="1" w:styleId="enumlev1">
    <w:name w:val="enumlev1"/>
    <w:basedOn w:val="Normal"/>
    <w:link w:val="enumlev1Char"/>
    <w:qFormat/>
    <w:rsid w:val="009C185B"/>
    <w:pPr>
      <w:tabs>
        <w:tab w:val="clear" w:pos="2268"/>
        <w:tab w:val="left" w:pos="2608"/>
        <w:tab w:val="left" w:pos="3345"/>
      </w:tabs>
      <w:spacing w:before="80"/>
      <w:ind w:left="1134" w:hanging="1134"/>
    </w:pPr>
  </w:style>
  <w:style w:type="paragraph" w:customStyle="1" w:styleId="enumlev2">
    <w:name w:val="enumlev2"/>
    <w:basedOn w:val="enumlev1"/>
    <w:rsid w:val="009C185B"/>
    <w:pPr>
      <w:ind w:left="1871" w:hanging="737"/>
    </w:pPr>
  </w:style>
  <w:style w:type="paragraph" w:customStyle="1" w:styleId="enumlev3">
    <w:name w:val="enumlev3"/>
    <w:basedOn w:val="enumlev2"/>
    <w:rsid w:val="009C185B"/>
    <w:pPr>
      <w:ind w:left="2268" w:hanging="397"/>
    </w:pPr>
  </w:style>
  <w:style w:type="paragraph" w:customStyle="1" w:styleId="Equation">
    <w:name w:val="Equation"/>
    <w:basedOn w:val="Normal"/>
    <w:rsid w:val="009C185B"/>
    <w:pPr>
      <w:tabs>
        <w:tab w:val="clear" w:pos="1871"/>
        <w:tab w:val="clear" w:pos="2268"/>
        <w:tab w:val="center" w:pos="4820"/>
        <w:tab w:val="right" w:pos="9639"/>
      </w:tabs>
    </w:pPr>
  </w:style>
  <w:style w:type="paragraph" w:customStyle="1" w:styleId="Equationlegend">
    <w:name w:val="Equation_legend"/>
    <w:basedOn w:val="NormalIndent"/>
    <w:rsid w:val="009C185B"/>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9C185B"/>
    <w:pPr>
      <w:spacing w:before="20" w:after="240"/>
    </w:pPr>
    <w:rPr>
      <w:sz w:val="18"/>
    </w:rPr>
  </w:style>
  <w:style w:type="paragraph" w:customStyle="1" w:styleId="Tabletext">
    <w:name w:val="Table_text"/>
    <w:basedOn w:val="Normal"/>
    <w:rsid w:val="009C185B"/>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9C185B"/>
    <w:pPr>
      <w:keepNext w:val="0"/>
    </w:pPr>
  </w:style>
  <w:style w:type="paragraph" w:styleId="Footer">
    <w:name w:val="footer"/>
    <w:basedOn w:val="Normal"/>
    <w:link w:val="FooterChar"/>
    <w:rsid w:val="009C185B"/>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9C185B"/>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aliases w:val="Appel note de bas de p,Footnote Reference/,Footnote symbol,Style 12,(NECG) Footnote Reference,Style 124,o,fr,Style 13,FR,Style 17,Appel note de bas de p + 11 pt,Italic,Appel note de bas de p1,Appel note de bas de p2,Footnote,Ref"/>
    <w:basedOn w:val="DefaultParagraphFont"/>
    <w:qFormat/>
    <w:rsid w:val="009C185B"/>
    <w:rPr>
      <w:position w:val="6"/>
      <w:sz w:val="18"/>
    </w:rPr>
  </w:style>
  <w:style w:type="paragraph" w:styleId="FootnoteText">
    <w:name w:val="footnote text"/>
    <w:aliases w:val="footnote text,ALTS FOOTNOTE,Footnote Text Char1,Footnote Text Char Char1,Footnote Text Char4 Char Char,Footnote Text Char1 Char1 Char1 Char,Footnote Text Char Char1 Char1 Char Char,Footnote Text Char1 Char1 Char1 Char Char Char1,DNV-"/>
    <w:basedOn w:val="Normal"/>
    <w:link w:val="FootnoteTextChar"/>
    <w:qFormat/>
    <w:rsid w:val="009C185B"/>
    <w:pPr>
      <w:keepLines/>
      <w:tabs>
        <w:tab w:val="left" w:pos="255"/>
      </w:tabs>
    </w:pPr>
  </w:style>
  <w:style w:type="paragraph" w:customStyle="1" w:styleId="Note">
    <w:name w:val="Note"/>
    <w:basedOn w:val="Normal"/>
    <w:next w:val="Normal"/>
    <w:rsid w:val="009C185B"/>
    <w:pPr>
      <w:tabs>
        <w:tab w:val="left" w:pos="284"/>
      </w:tabs>
      <w:spacing w:before="80"/>
    </w:pPr>
    <w:rPr>
      <w:sz w:val="22"/>
    </w:rPr>
  </w:style>
  <w:style w:type="paragraph" w:styleId="Header">
    <w:name w:val="header"/>
    <w:basedOn w:val="Normal"/>
    <w:link w:val="HeaderChar"/>
    <w:rsid w:val="009C185B"/>
    <w:pPr>
      <w:spacing w:before="0"/>
      <w:jc w:val="center"/>
    </w:pPr>
    <w:rPr>
      <w:sz w:val="18"/>
    </w:rPr>
  </w:style>
  <w:style w:type="paragraph" w:styleId="Index1">
    <w:name w:val="index 1"/>
    <w:basedOn w:val="Normal"/>
    <w:next w:val="Normal"/>
    <w:semiHidden/>
    <w:rsid w:val="009C185B"/>
  </w:style>
  <w:style w:type="paragraph" w:styleId="Index2">
    <w:name w:val="index 2"/>
    <w:basedOn w:val="Normal"/>
    <w:next w:val="Normal"/>
    <w:semiHidden/>
    <w:rsid w:val="009C185B"/>
    <w:pPr>
      <w:ind w:left="283"/>
    </w:pPr>
  </w:style>
  <w:style w:type="paragraph" w:styleId="Index3">
    <w:name w:val="index 3"/>
    <w:basedOn w:val="Normal"/>
    <w:next w:val="Normal"/>
    <w:semiHidden/>
    <w:rsid w:val="009C185B"/>
    <w:pPr>
      <w:ind w:left="566"/>
    </w:pPr>
  </w:style>
  <w:style w:type="paragraph" w:customStyle="1" w:styleId="PartNo">
    <w:name w:val="Part_No"/>
    <w:basedOn w:val="AnnexNo"/>
    <w:next w:val="Normal"/>
    <w:rsid w:val="009C185B"/>
  </w:style>
  <w:style w:type="paragraph" w:customStyle="1" w:styleId="Partref">
    <w:name w:val="Part_ref"/>
    <w:basedOn w:val="Annexref"/>
    <w:next w:val="Normal"/>
    <w:rsid w:val="009C185B"/>
  </w:style>
  <w:style w:type="paragraph" w:customStyle="1" w:styleId="Parttitle">
    <w:name w:val="Part_title"/>
    <w:basedOn w:val="Annextitle"/>
    <w:next w:val="Normalaftertitle0"/>
    <w:rsid w:val="009C185B"/>
  </w:style>
  <w:style w:type="paragraph" w:customStyle="1" w:styleId="RecNo">
    <w:name w:val="Rec_No"/>
    <w:basedOn w:val="Normal"/>
    <w:next w:val="Normal"/>
    <w:rsid w:val="009C185B"/>
    <w:pPr>
      <w:keepNext/>
      <w:keepLines/>
      <w:spacing w:before="480"/>
      <w:jc w:val="center"/>
    </w:pPr>
    <w:rPr>
      <w:caps/>
      <w:sz w:val="28"/>
    </w:rPr>
  </w:style>
  <w:style w:type="paragraph" w:customStyle="1" w:styleId="Rectitle">
    <w:name w:val="Rec_title"/>
    <w:basedOn w:val="RecNo"/>
    <w:next w:val="Normal"/>
    <w:rsid w:val="009C185B"/>
    <w:pPr>
      <w:spacing w:before="240"/>
    </w:pPr>
    <w:rPr>
      <w:rFonts w:ascii="Times New Roman Bold" w:hAnsi="Times New Roman Bold"/>
      <w:b/>
      <w:caps w:val="0"/>
    </w:rPr>
  </w:style>
  <w:style w:type="paragraph" w:customStyle="1" w:styleId="Recref">
    <w:name w:val="Rec_ref"/>
    <w:basedOn w:val="Rectitle"/>
    <w:next w:val="Recdate"/>
    <w:rsid w:val="009C185B"/>
    <w:pPr>
      <w:spacing w:before="120"/>
    </w:pPr>
    <w:rPr>
      <w:rFonts w:ascii="Times New Roman" w:hAnsi="Times New Roman"/>
      <w:b w:val="0"/>
      <w:sz w:val="24"/>
    </w:rPr>
  </w:style>
  <w:style w:type="paragraph" w:customStyle="1" w:styleId="Recdate">
    <w:name w:val="Rec_date"/>
    <w:basedOn w:val="Normal"/>
    <w:next w:val="Normalaftertitle0"/>
    <w:rsid w:val="009C185B"/>
    <w:pPr>
      <w:keepNext/>
      <w:keepLines/>
      <w:jc w:val="right"/>
    </w:pPr>
    <w:rPr>
      <w:sz w:val="22"/>
    </w:rPr>
  </w:style>
  <w:style w:type="paragraph" w:customStyle="1" w:styleId="Questiondate">
    <w:name w:val="Question_date"/>
    <w:basedOn w:val="Normal"/>
    <w:next w:val="Normalaftertitle0"/>
    <w:rsid w:val="009C185B"/>
    <w:pPr>
      <w:keepNext/>
      <w:keepLines/>
      <w:jc w:val="right"/>
    </w:pPr>
    <w:rPr>
      <w:sz w:val="22"/>
    </w:rPr>
  </w:style>
  <w:style w:type="paragraph" w:customStyle="1" w:styleId="QuestionNo">
    <w:name w:val="Question_No"/>
    <w:basedOn w:val="Normal"/>
    <w:next w:val="Normal"/>
    <w:rsid w:val="009C185B"/>
    <w:pPr>
      <w:keepNext/>
      <w:keepLines/>
      <w:spacing w:before="480"/>
      <w:jc w:val="center"/>
    </w:pPr>
    <w:rPr>
      <w:caps/>
      <w:sz w:val="28"/>
    </w:rPr>
  </w:style>
  <w:style w:type="paragraph" w:customStyle="1" w:styleId="Questiontitle">
    <w:name w:val="Question_title"/>
    <w:basedOn w:val="Normal"/>
    <w:next w:val="Normal"/>
    <w:rsid w:val="009C185B"/>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9C185B"/>
  </w:style>
  <w:style w:type="paragraph" w:customStyle="1" w:styleId="Reftext">
    <w:name w:val="Ref_text"/>
    <w:basedOn w:val="Normal"/>
    <w:rsid w:val="009C185B"/>
    <w:pPr>
      <w:ind w:left="1134" w:hanging="1134"/>
    </w:pPr>
  </w:style>
  <w:style w:type="paragraph" w:customStyle="1" w:styleId="Reftitle">
    <w:name w:val="Ref_title"/>
    <w:basedOn w:val="Normal"/>
    <w:next w:val="Reftext"/>
    <w:rsid w:val="009C185B"/>
    <w:pPr>
      <w:spacing w:before="480"/>
      <w:jc w:val="center"/>
    </w:pPr>
    <w:rPr>
      <w:caps/>
    </w:rPr>
  </w:style>
  <w:style w:type="paragraph" w:customStyle="1" w:styleId="Repdate">
    <w:name w:val="Rep_date"/>
    <w:basedOn w:val="Recdate"/>
    <w:next w:val="Normalaftertitle0"/>
    <w:rsid w:val="009C185B"/>
  </w:style>
  <w:style w:type="paragraph" w:customStyle="1" w:styleId="RepNo">
    <w:name w:val="Rep_No"/>
    <w:basedOn w:val="RecNo"/>
    <w:next w:val="Reptitle"/>
    <w:rsid w:val="009C185B"/>
  </w:style>
  <w:style w:type="paragraph" w:customStyle="1" w:styleId="Reptitle">
    <w:name w:val="Rep_title"/>
    <w:basedOn w:val="Rectitle"/>
    <w:next w:val="Repref"/>
    <w:rsid w:val="009C185B"/>
  </w:style>
  <w:style w:type="paragraph" w:customStyle="1" w:styleId="Repref">
    <w:name w:val="Rep_ref"/>
    <w:basedOn w:val="Recref"/>
    <w:next w:val="Repdate"/>
    <w:rsid w:val="009C185B"/>
  </w:style>
  <w:style w:type="paragraph" w:customStyle="1" w:styleId="Resdate">
    <w:name w:val="Res_date"/>
    <w:basedOn w:val="Recdate"/>
    <w:next w:val="Normalaftertitle0"/>
    <w:rsid w:val="009C185B"/>
  </w:style>
  <w:style w:type="paragraph" w:customStyle="1" w:styleId="ResNo">
    <w:name w:val="Res_No"/>
    <w:basedOn w:val="RecNo"/>
    <w:next w:val="Normal"/>
    <w:rsid w:val="009C185B"/>
  </w:style>
  <w:style w:type="paragraph" w:customStyle="1" w:styleId="Restitle">
    <w:name w:val="Res_title"/>
    <w:basedOn w:val="Rectitle"/>
    <w:next w:val="Normal"/>
    <w:rsid w:val="009C185B"/>
  </w:style>
  <w:style w:type="paragraph" w:customStyle="1" w:styleId="Resref">
    <w:name w:val="Res_ref"/>
    <w:basedOn w:val="Recref"/>
    <w:next w:val="Resdate"/>
    <w:rsid w:val="009C185B"/>
  </w:style>
  <w:style w:type="paragraph" w:customStyle="1" w:styleId="SectionNo">
    <w:name w:val="Section_No"/>
    <w:basedOn w:val="AnnexNo"/>
    <w:next w:val="Normal"/>
    <w:rsid w:val="009C185B"/>
  </w:style>
  <w:style w:type="paragraph" w:customStyle="1" w:styleId="Sectiontitle">
    <w:name w:val="Section_title"/>
    <w:basedOn w:val="Annextitle"/>
    <w:next w:val="Normalaftertitle0"/>
    <w:rsid w:val="009C185B"/>
  </w:style>
  <w:style w:type="paragraph" w:customStyle="1" w:styleId="Source">
    <w:name w:val="Source"/>
    <w:basedOn w:val="Normal"/>
    <w:next w:val="Normal"/>
    <w:rsid w:val="009C185B"/>
    <w:pPr>
      <w:spacing w:before="840"/>
      <w:jc w:val="center"/>
    </w:pPr>
    <w:rPr>
      <w:b/>
      <w:sz w:val="28"/>
    </w:rPr>
  </w:style>
  <w:style w:type="paragraph" w:customStyle="1" w:styleId="SpecialFooter">
    <w:name w:val="Special Footer"/>
    <w:basedOn w:val="Footer"/>
    <w:rsid w:val="009C185B"/>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9C185B"/>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9C185B"/>
    <w:pPr>
      <w:tabs>
        <w:tab w:val="left" w:pos="284"/>
        <w:tab w:val="left" w:pos="567"/>
        <w:tab w:val="left" w:pos="851"/>
      </w:tabs>
      <w:spacing w:before="40" w:after="40"/>
    </w:pPr>
    <w:rPr>
      <w:sz w:val="18"/>
    </w:rPr>
  </w:style>
  <w:style w:type="paragraph" w:customStyle="1" w:styleId="TableNo">
    <w:name w:val="Table_No"/>
    <w:basedOn w:val="Normal"/>
    <w:next w:val="Normal"/>
    <w:rsid w:val="009C185B"/>
    <w:pPr>
      <w:keepNext/>
      <w:spacing w:before="560" w:after="120"/>
      <w:jc w:val="center"/>
    </w:pPr>
    <w:rPr>
      <w:caps/>
      <w:sz w:val="20"/>
    </w:rPr>
  </w:style>
  <w:style w:type="paragraph" w:customStyle="1" w:styleId="Tabletitle">
    <w:name w:val="Table_title"/>
    <w:basedOn w:val="Normal"/>
    <w:next w:val="Tabletext"/>
    <w:rsid w:val="009C185B"/>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9C185B"/>
    <w:pPr>
      <w:keepNext/>
      <w:spacing w:before="560"/>
      <w:jc w:val="center"/>
    </w:pPr>
    <w:rPr>
      <w:sz w:val="20"/>
    </w:rPr>
  </w:style>
  <w:style w:type="paragraph" w:customStyle="1" w:styleId="Title1">
    <w:name w:val="Title 1"/>
    <w:basedOn w:val="Source"/>
    <w:next w:val="Normal"/>
    <w:rsid w:val="009C185B"/>
    <w:pPr>
      <w:tabs>
        <w:tab w:val="left" w:pos="567"/>
        <w:tab w:val="left" w:pos="1701"/>
        <w:tab w:val="left" w:pos="2835"/>
      </w:tabs>
      <w:spacing w:before="240"/>
    </w:pPr>
    <w:rPr>
      <w:b w:val="0"/>
      <w:caps/>
    </w:rPr>
  </w:style>
  <w:style w:type="paragraph" w:customStyle="1" w:styleId="Title2">
    <w:name w:val="Title 2"/>
    <w:basedOn w:val="Source"/>
    <w:next w:val="Normal"/>
    <w:rsid w:val="009C185B"/>
    <w:pPr>
      <w:overflowPunct/>
      <w:autoSpaceDE/>
      <w:autoSpaceDN/>
      <w:adjustRightInd/>
      <w:spacing w:before="480"/>
      <w:textAlignment w:val="auto"/>
    </w:pPr>
    <w:rPr>
      <w:b w:val="0"/>
      <w:caps/>
    </w:rPr>
  </w:style>
  <w:style w:type="paragraph" w:customStyle="1" w:styleId="Title3">
    <w:name w:val="Title 3"/>
    <w:basedOn w:val="Title2"/>
    <w:next w:val="Normal"/>
    <w:rsid w:val="009C185B"/>
    <w:pPr>
      <w:spacing w:before="240"/>
    </w:pPr>
    <w:rPr>
      <w:caps w:val="0"/>
    </w:rPr>
  </w:style>
  <w:style w:type="paragraph" w:customStyle="1" w:styleId="Title4">
    <w:name w:val="Title 4"/>
    <w:basedOn w:val="Title3"/>
    <w:next w:val="Heading1"/>
    <w:rsid w:val="009C185B"/>
    <w:rPr>
      <w:b/>
    </w:rPr>
  </w:style>
  <w:style w:type="paragraph" w:customStyle="1" w:styleId="toc0">
    <w:name w:val="toc 0"/>
    <w:basedOn w:val="Normal"/>
    <w:next w:val="TOC1"/>
    <w:rsid w:val="009C185B"/>
    <w:pPr>
      <w:tabs>
        <w:tab w:val="clear" w:pos="1134"/>
        <w:tab w:val="clear" w:pos="1871"/>
        <w:tab w:val="clear" w:pos="2268"/>
        <w:tab w:val="right" w:pos="9781"/>
      </w:tabs>
    </w:pPr>
    <w:rPr>
      <w:b/>
    </w:rPr>
  </w:style>
  <w:style w:type="paragraph" w:styleId="TOC1">
    <w:name w:val="toc 1"/>
    <w:basedOn w:val="Normal"/>
    <w:rsid w:val="009C185B"/>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rsid w:val="009C185B"/>
    <w:pPr>
      <w:spacing w:before="120"/>
    </w:pPr>
  </w:style>
  <w:style w:type="paragraph" w:styleId="TOC3">
    <w:name w:val="toc 3"/>
    <w:basedOn w:val="TOC2"/>
    <w:rsid w:val="009C185B"/>
  </w:style>
  <w:style w:type="paragraph" w:styleId="TOC4">
    <w:name w:val="toc 4"/>
    <w:basedOn w:val="TOC3"/>
    <w:rsid w:val="009C185B"/>
  </w:style>
  <w:style w:type="paragraph" w:styleId="TOC5">
    <w:name w:val="toc 5"/>
    <w:basedOn w:val="TOC4"/>
    <w:rsid w:val="009C185B"/>
  </w:style>
  <w:style w:type="paragraph" w:styleId="TOC6">
    <w:name w:val="toc 6"/>
    <w:basedOn w:val="TOC4"/>
    <w:rsid w:val="009C185B"/>
  </w:style>
  <w:style w:type="paragraph" w:styleId="TOC7">
    <w:name w:val="toc 7"/>
    <w:basedOn w:val="TOC4"/>
    <w:rsid w:val="009C185B"/>
  </w:style>
  <w:style w:type="paragraph" w:styleId="TOC8">
    <w:name w:val="toc 8"/>
    <w:basedOn w:val="TOC4"/>
    <w:rsid w:val="009C185B"/>
  </w:style>
  <w:style w:type="character" w:customStyle="1" w:styleId="Appdef">
    <w:name w:val="App_def"/>
    <w:basedOn w:val="DefaultParagraphFont"/>
    <w:rsid w:val="009C185B"/>
    <w:rPr>
      <w:rFonts w:ascii="Times New Roman" w:hAnsi="Times New Roman"/>
      <w:b/>
    </w:rPr>
  </w:style>
  <w:style w:type="character" w:customStyle="1" w:styleId="Appref">
    <w:name w:val="App_ref"/>
    <w:basedOn w:val="DefaultParagraphFont"/>
    <w:rsid w:val="009C185B"/>
  </w:style>
  <w:style w:type="character" w:customStyle="1" w:styleId="Artdef">
    <w:name w:val="Art_def"/>
    <w:basedOn w:val="DefaultParagraphFont"/>
    <w:rsid w:val="009C185B"/>
    <w:rPr>
      <w:rFonts w:ascii="Times New Roman" w:hAnsi="Times New Roman"/>
      <w:b/>
    </w:rPr>
  </w:style>
  <w:style w:type="character" w:customStyle="1" w:styleId="Artref">
    <w:name w:val="Art_ref"/>
    <w:basedOn w:val="DefaultParagraphFont"/>
    <w:rsid w:val="009C185B"/>
  </w:style>
  <w:style w:type="character" w:customStyle="1" w:styleId="Tablefreq">
    <w:name w:val="Table_freq"/>
    <w:basedOn w:val="DefaultParagraphFont"/>
    <w:rsid w:val="009C185B"/>
    <w:rPr>
      <w:b/>
      <w:color w:val="auto"/>
      <w:sz w:val="20"/>
    </w:rPr>
  </w:style>
  <w:style w:type="paragraph" w:customStyle="1" w:styleId="Formal">
    <w:name w:val="Formal"/>
    <w:basedOn w:val="ASN1"/>
    <w:rsid w:val="009C185B"/>
    <w:rPr>
      <w:b w:val="0"/>
    </w:rPr>
  </w:style>
  <w:style w:type="paragraph" w:customStyle="1" w:styleId="Section1">
    <w:name w:val="Section_1"/>
    <w:basedOn w:val="Normal"/>
    <w:rsid w:val="009C185B"/>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9C185B"/>
    <w:rPr>
      <w:b w:val="0"/>
      <w:i/>
    </w:rPr>
  </w:style>
  <w:style w:type="paragraph" w:customStyle="1" w:styleId="Headingi">
    <w:name w:val="Heading_i"/>
    <w:basedOn w:val="Normal"/>
    <w:next w:val="Normal"/>
    <w:qFormat/>
    <w:rsid w:val="009C185B"/>
    <w:pPr>
      <w:keepNext/>
      <w:keepLines/>
      <w:spacing w:before="160"/>
    </w:pPr>
    <w:rPr>
      <w:i/>
    </w:rPr>
  </w:style>
  <w:style w:type="paragraph" w:customStyle="1" w:styleId="Headingb">
    <w:name w:val="Heading_b"/>
    <w:basedOn w:val="Normal"/>
    <w:next w:val="Normal"/>
    <w:qFormat/>
    <w:rsid w:val="009C185B"/>
    <w:pPr>
      <w:keepNext/>
      <w:keepLines/>
      <w:spacing w:before="160"/>
    </w:pPr>
    <w:rPr>
      <w:rFonts w:ascii="Times New Roman Bold" w:hAnsi="Times New Roman Bold" w:cs="Times New Roman Bold"/>
      <w:b/>
      <w:lang w:eastAsia="zh-CN"/>
    </w:rPr>
  </w:style>
  <w:style w:type="paragraph" w:customStyle="1" w:styleId="Figure">
    <w:name w:val="Figure"/>
    <w:basedOn w:val="Normal"/>
    <w:next w:val="Normal"/>
    <w:link w:val="FigureChar"/>
    <w:qFormat/>
    <w:rsid w:val="009C185B"/>
    <w:pPr>
      <w:spacing w:after="240"/>
      <w:jc w:val="center"/>
    </w:pPr>
    <w:rPr>
      <w:noProof/>
      <w:lang w:eastAsia="zh-CN"/>
    </w:rPr>
  </w:style>
  <w:style w:type="character" w:styleId="PageNumber">
    <w:name w:val="page number"/>
    <w:basedOn w:val="DefaultParagraphFont"/>
    <w:rsid w:val="009C185B"/>
  </w:style>
  <w:style w:type="paragraph" w:customStyle="1" w:styleId="Figuretitle">
    <w:name w:val="Figure_title"/>
    <w:basedOn w:val="Normal"/>
    <w:next w:val="Normal"/>
    <w:link w:val="FiguretitleChar"/>
    <w:qFormat/>
    <w:rsid w:val="009C185B"/>
    <w:pPr>
      <w:keepNext/>
      <w:keepLines/>
      <w:spacing w:before="0" w:after="120"/>
      <w:jc w:val="center"/>
    </w:pPr>
    <w:rPr>
      <w:rFonts w:ascii="Times New Roman Bold" w:hAnsi="Times New Roman Bold"/>
      <w:b/>
      <w:sz w:val="20"/>
    </w:rPr>
  </w:style>
  <w:style w:type="paragraph" w:customStyle="1" w:styleId="FigureNo">
    <w:name w:val="Figure_No"/>
    <w:basedOn w:val="Normal"/>
    <w:next w:val="Normal"/>
    <w:link w:val="FigureNo0"/>
    <w:qFormat/>
    <w:rsid w:val="009C185B"/>
    <w:pPr>
      <w:keepNext/>
      <w:keepLines/>
      <w:spacing w:before="480" w:after="120"/>
      <w:jc w:val="center"/>
    </w:pPr>
    <w:rPr>
      <w:caps/>
      <w:sz w:val="20"/>
    </w:rPr>
  </w:style>
  <w:style w:type="paragraph" w:customStyle="1" w:styleId="AnnexNo">
    <w:name w:val="Annex_No"/>
    <w:basedOn w:val="Normal"/>
    <w:next w:val="Normal"/>
    <w:rsid w:val="009C185B"/>
    <w:pPr>
      <w:keepNext/>
      <w:keepLines/>
      <w:spacing w:before="480" w:after="80"/>
      <w:jc w:val="center"/>
    </w:pPr>
    <w:rPr>
      <w:caps/>
      <w:sz w:val="28"/>
    </w:rPr>
  </w:style>
  <w:style w:type="paragraph" w:customStyle="1" w:styleId="Annexref">
    <w:name w:val="Annex_ref"/>
    <w:basedOn w:val="Normal"/>
    <w:next w:val="Normal"/>
    <w:rsid w:val="009C185B"/>
    <w:pPr>
      <w:keepNext/>
      <w:keepLines/>
      <w:spacing w:after="280"/>
      <w:jc w:val="center"/>
    </w:pPr>
  </w:style>
  <w:style w:type="paragraph" w:customStyle="1" w:styleId="Annextitle">
    <w:name w:val="Annex_title"/>
    <w:basedOn w:val="Normal"/>
    <w:next w:val="Normal"/>
    <w:rsid w:val="009C185B"/>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9C185B"/>
  </w:style>
  <w:style w:type="paragraph" w:customStyle="1" w:styleId="Appendixref">
    <w:name w:val="Appendix_ref"/>
    <w:basedOn w:val="Annexref"/>
    <w:next w:val="Annextitle"/>
    <w:rsid w:val="009C185B"/>
  </w:style>
  <w:style w:type="paragraph" w:customStyle="1" w:styleId="Appendixtitle">
    <w:name w:val="Appendix_title"/>
    <w:basedOn w:val="Annextitle"/>
    <w:next w:val="Normal"/>
    <w:rsid w:val="009C185B"/>
  </w:style>
  <w:style w:type="paragraph" w:customStyle="1" w:styleId="Border">
    <w:name w:val="Border"/>
    <w:basedOn w:val="Normal"/>
    <w:rsid w:val="009C185B"/>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9C185B"/>
    <w:pPr>
      <w:ind w:left="1134"/>
    </w:pPr>
  </w:style>
  <w:style w:type="paragraph" w:styleId="Index4">
    <w:name w:val="index 4"/>
    <w:basedOn w:val="Normal"/>
    <w:next w:val="Normal"/>
    <w:rsid w:val="009C185B"/>
    <w:pPr>
      <w:ind w:left="849"/>
    </w:pPr>
  </w:style>
  <w:style w:type="paragraph" w:styleId="Index5">
    <w:name w:val="index 5"/>
    <w:basedOn w:val="Normal"/>
    <w:next w:val="Normal"/>
    <w:rsid w:val="009C185B"/>
    <w:pPr>
      <w:ind w:left="1132"/>
    </w:pPr>
  </w:style>
  <w:style w:type="paragraph" w:styleId="Index6">
    <w:name w:val="index 6"/>
    <w:basedOn w:val="Normal"/>
    <w:next w:val="Normal"/>
    <w:rsid w:val="009C185B"/>
    <w:pPr>
      <w:ind w:left="1415"/>
    </w:pPr>
  </w:style>
  <w:style w:type="paragraph" w:styleId="Index7">
    <w:name w:val="index 7"/>
    <w:basedOn w:val="Normal"/>
    <w:next w:val="Normal"/>
    <w:rsid w:val="009C185B"/>
    <w:pPr>
      <w:ind w:left="1698"/>
    </w:pPr>
  </w:style>
  <w:style w:type="paragraph" w:styleId="IndexHeading">
    <w:name w:val="index heading"/>
    <w:basedOn w:val="Normal"/>
    <w:next w:val="Index1"/>
    <w:rsid w:val="009C185B"/>
  </w:style>
  <w:style w:type="character" w:styleId="LineNumber">
    <w:name w:val="line number"/>
    <w:basedOn w:val="DefaultParagraphFont"/>
    <w:rsid w:val="009C185B"/>
  </w:style>
  <w:style w:type="paragraph" w:customStyle="1" w:styleId="Normalaftertitle0">
    <w:name w:val="Normal after title"/>
    <w:basedOn w:val="Normal"/>
    <w:next w:val="Normal"/>
    <w:rsid w:val="009C185B"/>
    <w:pPr>
      <w:spacing w:before="280"/>
    </w:pPr>
  </w:style>
  <w:style w:type="paragraph" w:customStyle="1" w:styleId="Proposal">
    <w:name w:val="Proposal"/>
    <w:basedOn w:val="Normal"/>
    <w:next w:val="Normal"/>
    <w:rsid w:val="009C185B"/>
    <w:pPr>
      <w:keepNext/>
      <w:spacing w:before="240"/>
    </w:pPr>
    <w:rPr>
      <w:rFonts w:hAnsi="Times New Roman Bold"/>
      <w:b/>
    </w:rPr>
  </w:style>
  <w:style w:type="paragraph" w:customStyle="1" w:styleId="Reasons">
    <w:name w:val="Reasons"/>
    <w:basedOn w:val="Normal"/>
    <w:qFormat/>
    <w:rsid w:val="009C185B"/>
    <w:pPr>
      <w:tabs>
        <w:tab w:val="clear" w:pos="1871"/>
        <w:tab w:val="clear" w:pos="2268"/>
        <w:tab w:val="left" w:pos="1588"/>
        <w:tab w:val="left" w:pos="1985"/>
      </w:tabs>
    </w:pPr>
  </w:style>
  <w:style w:type="paragraph" w:customStyle="1" w:styleId="Section3">
    <w:name w:val="Section_3"/>
    <w:basedOn w:val="Section1"/>
    <w:rsid w:val="009C185B"/>
    <w:rPr>
      <w:b w:val="0"/>
    </w:rPr>
  </w:style>
  <w:style w:type="paragraph" w:customStyle="1" w:styleId="TableTextS5">
    <w:name w:val="Table_TextS5"/>
    <w:basedOn w:val="Normal"/>
    <w:rsid w:val="009C185B"/>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9C185B"/>
    <w:pPr>
      <w:overflowPunct/>
      <w:autoSpaceDE/>
      <w:autoSpaceDN/>
      <w:adjustRightInd/>
      <w:spacing w:before="240"/>
      <w:jc w:val="center"/>
      <w:textAlignment w:val="auto"/>
    </w:pPr>
    <w:rPr>
      <w:sz w:val="28"/>
    </w:rPr>
  </w:style>
  <w:style w:type="paragraph" w:customStyle="1" w:styleId="AppArtNo">
    <w:name w:val="App_Art_No"/>
    <w:basedOn w:val="ArtNo"/>
    <w:qFormat/>
    <w:rsid w:val="009C185B"/>
  </w:style>
  <w:style w:type="paragraph" w:customStyle="1" w:styleId="AppArttitle">
    <w:name w:val="App_Art_title"/>
    <w:basedOn w:val="Arttitle"/>
    <w:qFormat/>
    <w:rsid w:val="009C185B"/>
  </w:style>
  <w:style w:type="paragraph" w:customStyle="1" w:styleId="ApptoAnnex">
    <w:name w:val="App_to_Annex"/>
    <w:basedOn w:val="AppendixNo"/>
    <w:next w:val="Normal"/>
    <w:qFormat/>
    <w:rsid w:val="009C185B"/>
  </w:style>
  <w:style w:type="paragraph" w:customStyle="1" w:styleId="Committee">
    <w:name w:val="Committee"/>
    <w:basedOn w:val="Normal"/>
    <w:qFormat/>
    <w:rsid w:val="009C185B"/>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rsid w:val="009C185B"/>
    <w:rPr>
      <w:rFonts w:ascii="Times New Roman" w:hAnsi="Times New Roman"/>
      <w:caps/>
      <w:noProof/>
      <w:sz w:val="16"/>
      <w:lang w:val="en-GB" w:eastAsia="en-US"/>
    </w:rPr>
  </w:style>
  <w:style w:type="character" w:customStyle="1" w:styleId="FootnoteTextChar">
    <w:name w:val="Footnote Text Char"/>
    <w:aliases w:val="footnote text Char,ALTS FOOTNOTE Char,Footnote Text Char1 Char,Footnote Text Char Char1 Char,Footnote Text Char4 Char Char Char,Footnote Text Char1 Char1 Char1 Char Char,Footnote Text Char Char1 Char1 Char Char Char,DNV- Char"/>
    <w:basedOn w:val="DefaultParagraphFont"/>
    <w:link w:val="FootnoteText"/>
    <w:qFormat/>
    <w:rsid w:val="009C185B"/>
    <w:rPr>
      <w:rFonts w:ascii="Times New Roman" w:hAnsi="Times New Roman"/>
      <w:sz w:val="24"/>
      <w:lang w:val="en-GB" w:eastAsia="en-US"/>
    </w:rPr>
  </w:style>
  <w:style w:type="character" w:customStyle="1" w:styleId="HeaderChar">
    <w:name w:val="Header Char"/>
    <w:basedOn w:val="DefaultParagraphFont"/>
    <w:link w:val="Header"/>
    <w:rsid w:val="009C185B"/>
    <w:rPr>
      <w:rFonts w:ascii="Times New Roman" w:hAnsi="Times New Roman"/>
      <w:sz w:val="18"/>
      <w:lang w:val="en-GB" w:eastAsia="en-US"/>
    </w:rPr>
  </w:style>
  <w:style w:type="paragraph" w:customStyle="1" w:styleId="Normalend">
    <w:name w:val="Normal_end"/>
    <w:basedOn w:val="Normal"/>
    <w:next w:val="Normal"/>
    <w:qFormat/>
    <w:rsid w:val="009C185B"/>
    <w:rPr>
      <w:lang w:val="en-US"/>
    </w:rPr>
  </w:style>
  <w:style w:type="paragraph" w:customStyle="1" w:styleId="Part1">
    <w:name w:val="Part_1"/>
    <w:basedOn w:val="Section1"/>
    <w:next w:val="Section1"/>
    <w:qFormat/>
    <w:rsid w:val="009C185B"/>
    <w:pPr>
      <w:keepNext/>
      <w:keepLines/>
    </w:pPr>
  </w:style>
  <w:style w:type="paragraph" w:customStyle="1" w:styleId="Subsection1">
    <w:name w:val="Subsection_1"/>
    <w:basedOn w:val="Section1"/>
    <w:next w:val="Normalaftertitle0"/>
    <w:qFormat/>
    <w:rsid w:val="009C185B"/>
  </w:style>
  <w:style w:type="paragraph" w:customStyle="1" w:styleId="Volumetitle">
    <w:name w:val="Volume_title"/>
    <w:basedOn w:val="Normal"/>
    <w:qFormat/>
    <w:rsid w:val="009C185B"/>
    <w:pPr>
      <w:jc w:val="center"/>
    </w:pPr>
    <w:rPr>
      <w:b/>
      <w:bCs/>
      <w:sz w:val="28"/>
      <w:szCs w:val="28"/>
    </w:rPr>
  </w:style>
  <w:style w:type="paragraph" w:customStyle="1" w:styleId="Headingsplit">
    <w:name w:val="Heading_split"/>
    <w:basedOn w:val="Headingi"/>
    <w:qFormat/>
    <w:rsid w:val="009C185B"/>
    <w:rPr>
      <w:lang w:val="en-US"/>
    </w:rPr>
  </w:style>
  <w:style w:type="paragraph" w:customStyle="1" w:styleId="Normalsplit">
    <w:name w:val="Normal_split"/>
    <w:basedOn w:val="Normal"/>
    <w:qFormat/>
    <w:rsid w:val="009C185B"/>
  </w:style>
  <w:style w:type="character" w:customStyle="1" w:styleId="Provsplit">
    <w:name w:val="Prov_split"/>
    <w:basedOn w:val="DefaultParagraphFont"/>
    <w:qFormat/>
    <w:rsid w:val="009C185B"/>
    <w:rPr>
      <w:rFonts w:ascii="Times New Roman" w:hAnsi="Times New Roman"/>
      <w:b w:val="0"/>
    </w:rPr>
  </w:style>
  <w:style w:type="paragraph" w:customStyle="1" w:styleId="Tablesplit">
    <w:name w:val="Table_split"/>
    <w:basedOn w:val="Tabletext"/>
    <w:qFormat/>
    <w:rsid w:val="009C185B"/>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9C185B"/>
  </w:style>
  <w:style w:type="paragraph" w:customStyle="1" w:styleId="Methodheading2">
    <w:name w:val="Method_heading2"/>
    <w:basedOn w:val="Heading2"/>
    <w:next w:val="Normal"/>
    <w:qFormat/>
    <w:rsid w:val="009C185B"/>
  </w:style>
  <w:style w:type="paragraph" w:customStyle="1" w:styleId="Methodheading3">
    <w:name w:val="Method_heading3"/>
    <w:basedOn w:val="Heading3"/>
    <w:next w:val="Normal"/>
    <w:qFormat/>
    <w:rsid w:val="009C185B"/>
  </w:style>
  <w:style w:type="paragraph" w:customStyle="1" w:styleId="Methodheading4">
    <w:name w:val="Method_heading4"/>
    <w:basedOn w:val="Heading4"/>
    <w:next w:val="Normal"/>
    <w:qFormat/>
    <w:rsid w:val="009C185B"/>
  </w:style>
  <w:style w:type="paragraph" w:customStyle="1" w:styleId="MethodHeadingb">
    <w:name w:val="Method_Headingb"/>
    <w:basedOn w:val="Headingb"/>
    <w:next w:val="Normal"/>
    <w:qFormat/>
    <w:rsid w:val="009C185B"/>
    <w:pPr>
      <w:tabs>
        <w:tab w:val="clear" w:pos="1134"/>
        <w:tab w:val="clear" w:pos="1871"/>
        <w:tab w:val="clear" w:pos="2268"/>
      </w:tabs>
      <w:overflowPunct/>
      <w:autoSpaceDE/>
      <w:autoSpaceDN/>
      <w:adjustRightInd/>
      <w:textAlignment w:val="auto"/>
    </w:pPr>
  </w:style>
  <w:style w:type="paragraph" w:customStyle="1" w:styleId="EditorsNote">
    <w:name w:val="EditorsNote"/>
    <w:basedOn w:val="Normal"/>
    <w:qFormat/>
    <w:rsid w:val="009C185B"/>
    <w:pPr>
      <w:spacing w:before="240" w:after="240"/>
    </w:pPr>
    <w:rPr>
      <w:i/>
      <w:iCs/>
    </w:rPr>
  </w:style>
  <w:style w:type="character" w:customStyle="1" w:styleId="FiguretitleChar">
    <w:name w:val="Figure_title Char"/>
    <w:basedOn w:val="DefaultParagraphFont"/>
    <w:link w:val="Figuretitle"/>
    <w:qFormat/>
    <w:rsid w:val="009C185B"/>
    <w:rPr>
      <w:rFonts w:ascii="Times New Roman Bold" w:hAnsi="Times New Roman Bold"/>
      <w:b/>
      <w:lang w:val="en-GB" w:eastAsia="en-US"/>
    </w:rPr>
  </w:style>
  <w:style w:type="paragraph" w:customStyle="1" w:styleId="Figurewithlegend">
    <w:name w:val="Figure_with_legend"/>
    <w:basedOn w:val="Figure"/>
    <w:rsid w:val="009C185B"/>
  </w:style>
  <w:style w:type="paragraph" w:styleId="Signature">
    <w:name w:val="Signature"/>
    <w:basedOn w:val="Normal"/>
    <w:link w:val="SignatureChar"/>
    <w:unhideWhenUsed/>
    <w:rsid w:val="009C185B"/>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rsid w:val="009C185B"/>
    <w:rPr>
      <w:rFonts w:ascii="Times New Roman" w:hAnsi="Times New Roman"/>
      <w:sz w:val="24"/>
      <w:lang w:val="en-GB" w:eastAsia="en-US"/>
    </w:rPr>
  </w:style>
  <w:style w:type="paragraph" w:customStyle="1" w:styleId="Tablefin">
    <w:name w:val="Table_fin"/>
    <w:basedOn w:val="Normalaftertitle"/>
    <w:rsid w:val="009C185B"/>
    <w:pPr>
      <w:tabs>
        <w:tab w:val="clear" w:pos="1134"/>
        <w:tab w:val="clear" w:pos="1871"/>
        <w:tab w:val="clear" w:pos="2268"/>
      </w:tabs>
      <w:spacing w:before="0"/>
    </w:pPr>
    <w:rPr>
      <w:sz w:val="20"/>
      <w:lang w:eastAsia="zh-CN"/>
    </w:rPr>
  </w:style>
  <w:style w:type="character" w:customStyle="1" w:styleId="NormalaftertitleChar">
    <w:name w:val="Normal_after_title Char"/>
    <w:basedOn w:val="DefaultParagraphFont"/>
    <w:link w:val="Normalaftertitle"/>
    <w:qFormat/>
    <w:locked/>
    <w:rsid w:val="00BD050D"/>
    <w:rPr>
      <w:rFonts w:ascii="Times New Roman" w:hAnsi="Times New Roman"/>
      <w:sz w:val="24"/>
      <w:lang w:val="en-GB" w:eastAsia="en-US"/>
    </w:rPr>
  </w:style>
  <w:style w:type="character" w:customStyle="1" w:styleId="enumlev1Char">
    <w:name w:val="enumlev1 Char"/>
    <w:link w:val="enumlev1"/>
    <w:qFormat/>
    <w:rsid w:val="00BD050D"/>
    <w:rPr>
      <w:rFonts w:ascii="Times New Roman" w:hAnsi="Times New Roman"/>
      <w:sz w:val="24"/>
      <w:lang w:val="en-GB" w:eastAsia="en-US"/>
    </w:rPr>
  </w:style>
  <w:style w:type="character" w:customStyle="1" w:styleId="FigureNo0">
    <w:name w:val="Figure_No (文字)"/>
    <w:link w:val="FigureNo"/>
    <w:rsid w:val="00BD050D"/>
    <w:rPr>
      <w:rFonts w:ascii="Times New Roman" w:hAnsi="Times New Roman"/>
      <w:caps/>
      <w:lang w:val="en-GB" w:eastAsia="en-US"/>
    </w:rPr>
  </w:style>
  <w:style w:type="character" w:styleId="Hyperlink">
    <w:name w:val="Hyperlink"/>
    <w:basedOn w:val="DefaultParagraphFont"/>
    <w:unhideWhenUsed/>
    <w:rsid w:val="00BD050D"/>
    <w:rPr>
      <w:color w:val="0000FF" w:themeColor="hyperlink"/>
      <w:u w:val="single"/>
    </w:rPr>
  </w:style>
  <w:style w:type="table" w:styleId="TableGrid">
    <w:name w:val="Table Grid"/>
    <w:basedOn w:val="TableNormal"/>
    <w:rsid w:val="00BD0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aliases w:val="fig Char"/>
    <w:basedOn w:val="DefaultParagraphFont"/>
    <w:link w:val="Figure"/>
    <w:qFormat/>
    <w:locked/>
    <w:rsid w:val="00BD050D"/>
    <w:rPr>
      <w:rFonts w:ascii="Times New Roman" w:hAnsi="Times New Roman"/>
      <w:noProof/>
      <w:sz w:val="24"/>
      <w:lang w:val="en-GB"/>
    </w:rPr>
  </w:style>
  <w:style w:type="character" w:styleId="CommentReference">
    <w:name w:val="annotation reference"/>
    <w:basedOn w:val="DefaultParagraphFont"/>
    <w:semiHidden/>
    <w:unhideWhenUsed/>
    <w:rsid w:val="00BD050D"/>
    <w:rPr>
      <w:sz w:val="16"/>
      <w:szCs w:val="16"/>
    </w:rPr>
  </w:style>
  <w:style w:type="paragraph" w:styleId="CommentText">
    <w:name w:val="annotation text"/>
    <w:basedOn w:val="Normal"/>
    <w:link w:val="CommentTextChar"/>
    <w:unhideWhenUsed/>
    <w:rsid w:val="00BD050D"/>
    <w:rPr>
      <w:sz w:val="20"/>
    </w:rPr>
  </w:style>
  <w:style w:type="character" w:customStyle="1" w:styleId="CommentTextChar">
    <w:name w:val="Comment Text Char"/>
    <w:basedOn w:val="DefaultParagraphFont"/>
    <w:link w:val="CommentText"/>
    <w:rsid w:val="00BD050D"/>
    <w:rPr>
      <w:rFonts w:ascii="Times New Roman" w:hAnsi="Times New Roman"/>
      <w:lang w:val="en-GB" w:eastAsia="en-US"/>
    </w:rPr>
  </w:style>
  <w:style w:type="paragraph" w:styleId="Revision">
    <w:name w:val="Revision"/>
    <w:hidden/>
    <w:uiPriority w:val="99"/>
    <w:semiHidden/>
    <w:rsid w:val="0033560A"/>
    <w:rPr>
      <w:rFonts w:ascii="Times New Roman" w:hAnsi="Times New Roman"/>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package" Target="embeddings/Microsoft_Visio_Drawing.vsd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yperlink" Target="http://www.itu.int/rec/R-REC-S.1503/en"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ovaa\AppData\Roaming\Microsoft\Templates\POOL%20E%20-%20ITU\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CEC9EC706FC64CBD694D01CEFC3FCA" ma:contentTypeVersion="3" ma:contentTypeDescription="Create a new document." ma:contentTypeScope="" ma:versionID="b8a49e125bca4b7504c3f36ea5a41765">
  <xsd:schema xmlns:xsd="http://www.w3.org/2001/XMLSchema" xmlns:xs="http://www.w3.org/2001/XMLSchema" xmlns:p="http://schemas.microsoft.com/office/2006/metadata/properties" xmlns:ns2="2d293b51-758a-4c97-bfb5-d160218e4771" targetNamespace="http://schemas.microsoft.com/office/2006/metadata/properties" ma:root="true" ma:fieldsID="d1d03cf2dc549c8972e618285eec8811" ns2:_="">
    <xsd:import namespace="2d293b51-758a-4c97-bfb5-d160218e47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93b51-758a-4c97-bfb5-d160218e47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A8A288-C3BE-4F99-8A91-15AA151F76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8FF0B6-6143-4257-A90C-F6E72B5E0C76}">
  <ds:schemaRefs>
    <ds:schemaRef ds:uri="http://schemas.microsoft.com/sharepoint/v3/contenttype/forms"/>
  </ds:schemaRefs>
</ds:datastoreItem>
</file>

<file path=customXml/itemProps3.xml><?xml version="1.0" encoding="utf-8"?>
<ds:datastoreItem xmlns:ds="http://schemas.openxmlformats.org/officeDocument/2006/customXml" ds:itemID="{046FA7CA-ECB0-4D7C-9763-F35C6AF5F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93b51-758a-4c97-bfb5-d160218e4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PE_BR.dotm</Template>
  <TotalTime>9</TotalTime>
  <Pages>7</Pages>
  <Words>1809</Words>
  <Characters>11017</Characters>
  <Application>Microsoft Office Word</Application>
  <DocSecurity>0</DocSecurity>
  <Lines>164</Lines>
  <Paragraphs>53</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Chamova, Alisa</dc:creator>
  <cp:lastModifiedBy>Fernandez Jimenez, Virginia</cp:lastModifiedBy>
  <cp:revision>7</cp:revision>
  <cp:lastPrinted>2008-02-21T14:04:00Z</cp:lastPrinted>
  <dcterms:created xsi:type="dcterms:W3CDTF">2026-05-28T11:32:00Z</dcterms:created>
  <dcterms:modified xsi:type="dcterms:W3CDTF">2026-05-28T12:08:00Z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0x01010039CEC9EC706FC64CBD694D01CEFC3FCA</vt:lpwstr>
  </property>
  <property fmtid="{D5CDD505-2E9C-101B-9397-08002B2CF9AE}" pid="6" name="docLang">
    <vt:lpwstr>en</vt:lpwstr>
  </property>
</Properties>
</file>