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2B554" w14:textId="77777777" w:rsidR="00C57B56" w:rsidRDefault="00E44E55" w:rsidP="00C57B56">
      <w:pPr>
        <w:pStyle w:val="Heading1"/>
      </w:pPr>
      <w:bookmarkStart w:id="0" w:name="_Toc228382260"/>
      <w:r>
        <w:t>6. EPFD Calculation Input Parameters Specification</w:t>
      </w:r>
      <w:bookmarkEnd w:id="0"/>
    </w:p>
    <w:p w14:paraId="2AB34669" w14:textId="77777777" w:rsidR="00537DEF" w:rsidRDefault="00E44E55" w:rsidP="00537DEF">
      <w:pPr>
        <w:pStyle w:val="Heading2"/>
      </w:pPr>
      <w:bookmarkStart w:id="1" w:name="_Toc228382261"/>
      <w:bookmarkStart w:id="2" w:name="introduction"/>
      <w:r>
        <w:t>6.1</w:t>
      </w:r>
      <w:r>
        <w:tab/>
        <w:t>Introduction</w:t>
      </w:r>
      <w:bookmarkEnd w:id="1"/>
    </w:p>
    <w:p w14:paraId="3AA0FD64" w14:textId="77777777" w:rsidR="00C57B56" w:rsidRDefault="00E44E55" w:rsidP="00C57B56">
      <w:pPr>
        <w:pStyle w:val="Heading3"/>
      </w:pPr>
      <w:bookmarkStart w:id="3" w:name="_Toc228378681"/>
      <w:bookmarkStart w:id="4" w:name="_Toc228382262"/>
      <w:r>
        <w:t>6.1.1 Purpose</w:t>
      </w:r>
      <w:bookmarkEnd w:id="3"/>
      <w:bookmarkEnd w:id="4"/>
    </w:p>
    <w:p w14:paraId="4D25B799" w14:textId="77777777" w:rsidR="00C57B56" w:rsidRDefault="00C57B56" w:rsidP="00C57B56">
      <w:pPr>
        <w:pStyle w:val="FirstParagraph"/>
      </w:pPr>
      <w:r>
        <w:t>This document specifies the complete set of input parameters required for EPFD calculation for non-GSO (non-Geostationary Satellite Orbit) satellite systems subject to Article 22 EPFD limits (RR Nos. 22.5C, 22.5D, 22.5F, and 22.5L).</w:t>
      </w:r>
    </w:p>
    <w:p w14:paraId="3B01535B" w14:textId="77777777" w:rsidR="00C57B56" w:rsidRDefault="00E44E55" w:rsidP="00C57B56">
      <w:pPr>
        <w:pStyle w:val="Heading3"/>
      </w:pPr>
      <w:bookmarkStart w:id="5" w:name="_Toc228378682"/>
      <w:bookmarkStart w:id="6" w:name="_Toc228382263"/>
      <w:bookmarkStart w:id="7" w:name="scope"/>
      <w:r>
        <w:t>6.1.2. Scope</w:t>
      </w:r>
      <w:bookmarkEnd w:id="5"/>
      <w:bookmarkEnd w:id="6"/>
    </w:p>
    <w:p w14:paraId="3CE79DAE" w14:textId="77777777" w:rsidR="00C57B56" w:rsidRDefault="00C57B56" w:rsidP="00C57B56">
      <w:pPr>
        <w:pStyle w:val="FirstParagraph"/>
      </w:pPr>
      <w:r>
        <w:t>The specification covers:</w:t>
      </w:r>
    </w:p>
    <w:p w14:paraId="1C98EAF7" w14:textId="77777777" w:rsidR="00C57B56" w:rsidRDefault="00C57B56" w:rsidP="00C57B56">
      <w:pPr>
        <w:pStyle w:val="FirstParagraph"/>
      </w:pPr>
      <w:r>
        <w:t xml:space="preserve"> - Database table structures in SNS (Space Network System) database</w:t>
      </w:r>
    </w:p>
    <w:p w14:paraId="317AB589" w14:textId="77777777" w:rsidR="00C57B56" w:rsidRDefault="00C57B56" w:rsidP="00C57B56">
      <w:pPr>
        <w:pStyle w:val="FirstParagraph"/>
      </w:pPr>
      <w:r>
        <w:t xml:space="preserve"> - XML format for mask data submission</w:t>
      </w:r>
    </w:p>
    <w:p w14:paraId="4B931E43" w14:textId="77777777" w:rsidR="00C57B56" w:rsidRDefault="00C57B56" w:rsidP="00C57B56">
      <w:pPr>
        <w:pStyle w:val="FirstParagraph"/>
      </w:pPr>
      <w:r>
        <w:t xml:space="preserve"> - Scenario-based operational parameter management</w:t>
      </w:r>
    </w:p>
    <w:p w14:paraId="65FCD3D8" w14:textId="77777777" w:rsidR="00C57B56" w:rsidRDefault="00C57B56" w:rsidP="00C57B56">
      <w:pPr>
        <w:pStyle w:val="FirstParagraph"/>
      </w:pPr>
      <w:r>
        <w:t xml:space="preserve"> - Orbital configuration management</w:t>
      </w:r>
    </w:p>
    <w:p w14:paraId="2F57E7B3" w14:textId="77777777" w:rsidR="00C57B56" w:rsidRDefault="00C57B56" w:rsidP="00C57B56">
      <w:pPr>
        <w:pStyle w:val="FirstParagraph"/>
      </w:pPr>
      <w:r>
        <w:t xml:space="preserve"> - Mask linking mechanisms</w:t>
      </w:r>
    </w:p>
    <w:p w14:paraId="5A609CE3" w14:textId="77777777" w:rsidR="00C57B56" w:rsidRDefault="00E44E55" w:rsidP="00C57B56">
      <w:pPr>
        <w:pStyle w:val="Heading3"/>
      </w:pPr>
      <w:bookmarkStart w:id="8" w:name="_Toc228378683"/>
      <w:bookmarkStart w:id="9" w:name="_Toc228382264"/>
      <w:bookmarkStart w:id="10" w:name="replaced-tables"/>
      <w:bookmarkEnd w:id="7"/>
      <w:r>
        <w:t>6.1.3 Replaced Tables</w:t>
      </w:r>
      <w:bookmarkEnd w:id="8"/>
      <w:bookmarkEnd w:id="9"/>
    </w:p>
    <w:p w14:paraId="476F88A8" w14:textId="77777777" w:rsidR="00C57B56" w:rsidRDefault="00C57B56" w:rsidP="00C57B56">
      <w:pPr>
        <w:pStyle w:val="FirstParagraph"/>
      </w:pPr>
      <w:r>
        <w:rPr>
          <w:b/>
          <w:bCs/>
        </w:rPr>
        <w:t>Note:</w:t>
      </w:r>
      <w:r>
        <w:t xml:space="preserve"> The new scenario-based structure replaces the following legacy tables: </w:t>
      </w:r>
    </w:p>
    <w:p w14:paraId="1CDA66DB" w14:textId="77777777" w:rsidR="00C57B56" w:rsidRDefault="00C57B56" w:rsidP="00C57B56">
      <w:pPr>
        <w:pStyle w:val="FirstParagraph"/>
      </w:pPr>
      <w:r>
        <w:t xml:space="preserve">- </w:t>
      </w:r>
      <w:r>
        <w:rPr>
          <w:b/>
          <w:bCs/>
        </w:rPr>
        <w:t>grp</w:t>
      </w:r>
      <w:r>
        <w:t xml:space="preserve"> table (group parameters)</w:t>
      </w:r>
    </w:p>
    <w:p w14:paraId="01A8A087" w14:textId="77777777" w:rsidR="00C57B56" w:rsidRDefault="00C57B56" w:rsidP="00C57B56">
      <w:pPr>
        <w:pStyle w:val="FirstParagraph"/>
      </w:pPr>
      <w:r>
        <w:t xml:space="preserve">- </w:t>
      </w:r>
      <w:r>
        <w:rPr>
          <w:b/>
          <w:bCs/>
        </w:rPr>
        <w:t>non_geo</w:t>
      </w:r>
      <w:r>
        <w:t xml:space="preserve"> table (non-GSO specific parameters)</w:t>
      </w:r>
    </w:p>
    <w:p w14:paraId="3D22FAAA" w14:textId="77777777" w:rsidR="00C57B56" w:rsidRDefault="00C57B56" w:rsidP="00C57B56">
      <w:pPr>
        <w:pStyle w:val="BodyText"/>
      </w:pPr>
      <w:r>
        <w:t xml:space="preserve">These tables are </w:t>
      </w:r>
      <w:r>
        <w:rPr>
          <w:b/>
          <w:bCs/>
        </w:rPr>
        <w:t>not documented</w:t>
      </w:r>
      <w:r>
        <w:t xml:space="preserve"> in this specification as they are superseded by the new structure.</w:t>
      </w:r>
    </w:p>
    <w:p w14:paraId="01F71844" w14:textId="77777777" w:rsidR="0095362F" w:rsidRDefault="0095362F" w:rsidP="00C57B56">
      <w:pPr>
        <w:pStyle w:val="BodyText"/>
      </w:pPr>
      <w:r>
        <w:t>More details on migration from the structure before SNS v10 can be found in Appendix 1B.</w:t>
      </w:r>
    </w:p>
    <w:p w14:paraId="7F6A92BC" w14:textId="77777777" w:rsidR="00C57B56" w:rsidRDefault="00C57B56" w:rsidP="00C57B56"/>
    <w:p w14:paraId="368C32AE" w14:textId="77777777" w:rsidR="00C57B56" w:rsidRDefault="00E44E55" w:rsidP="00C57B56">
      <w:pPr>
        <w:pStyle w:val="Heading2"/>
      </w:pPr>
      <w:bookmarkStart w:id="11" w:name="_Toc228382265"/>
      <w:bookmarkStart w:id="12" w:name="database-structure-overview"/>
      <w:bookmarkEnd w:id="2"/>
      <w:bookmarkEnd w:id="10"/>
      <w:r>
        <w:t>6.2. Database Structure Overview</w:t>
      </w:r>
      <w:bookmarkEnd w:id="11"/>
    </w:p>
    <w:p w14:paraId="3B811BD9" w14:textId="77777777" w:rsidR="00C57B56" w:rsidRDefault="00E44E55" w:rsidP="00C57B56">
      <w:pPr>
        <w:pStyle w:val="Heading3"/>
      </w:pPr>
      <w:bookmarkStart w:id="13" w:name="_Toc228378685"/>
      <w:bookmarkStart w:id="14" w:name="_Toc228382266"/>
      <w:bookmarkStart w:id="15" w:name="core-tables-summary"/>
      <w:r>
        <w:t>6.2.1 Core Tables Summary</w:t>
      </w:r>
      <w:bookmarkEnd w:id="13"/>
      <w:bookmarkEnd w:id="14"/>
    </w:p>
    <w:p w14:paraId="6316171E" w14:textId="77777777" w:rsidR="00C57B56" w:rsidRDefault="00C57B56" w:rsidP="00C57B56">
      <w:pPr>
        <w:pStyle w:val="FirstParagraph"/>
      </w:pPr>
      <w:r>
        <w:t>The SNS v10 structure includes the following tables for EPFD calculation:</w:t>
      </w:r>
    </w:p>
    <w:tbl>
      <w:tblPr>
        <w:tblStyle w:val="Table"/>
        <w:tblW w:w="4917" w:type="pct"/>
        <w:tblLayout w:type="fixed"/>
        <w:tblLook w:val="0020" w:firstRow="1" w:lastRow="0" w:firstColumn="0" w:lastColumn="0" w:noHBand="0" w:noVBand="0"/>
      </w:tblPr>
      <w:tblGrid>
        <w:gridCol w:w="3690"/>
        <w:gridCol w:w="6931"/>
      </w:tblGrid>
      <w:tr w:rsidR="00C57B56" w14:paraId="6D5432ED" w14:textId="77777777" w:rsidTr="00537DEF">
        <w:trPr>
          <w:cnfStyle w:val="100000000000" w:firstRow="1" w:lastRow="0" w:firstColumn="0" w:lastColumn="0" w:oddVBand="0" w:evenVBand="0" w:oddHBand="0" w:evenHBand="0" w:firstRowFirstColumn="0" w:firstRowLastColumn="0" w:lastRowFirstColumn="0" w:lastRowLastColumn="0"/>
          <w:tblHeader/>
        </w:trPr>
        <w:tc>
          <w:tcPr>
            <w:tcW w:w="3690" w:type="dxa"/>
          </w:tcPr>
          <w:p w14:paraId="6181B815" w14:textId="77777777" w:rsidR="00C57B56" w:rsidRDefault="00C57B56" w:rsidP="005C5A9F">
            <w:pPr>
              <w:pStyle w:val="Compact"/>
            </w:pPr>
            <w:r>
              <w:t>Table Name</w:t>
            </w:r>
          </w:p>
        </w:tc>
        <w:tc>
          <w:tcPr>
            <w:tcW w:w="6930" w:type="dxa"/>
          </w:tcPr>
          <w:p w14:paraId="487FE3D5" w14:textId="77777777" w:rsidR="00C57B56" w:rsidRDefault="00C57B56" w:rsidP="005C5A9F">
            <w:pPr>
              <w:pStyle w:val="Compact"/>
            </w:pPr>
            <w:r>
              <w:t>Purpose</w:t>
            </w:r>
          </w:p>
        </w:tc>
      </w:tr>
      <w:tr w:rsidR="00C57B56" w14:paraId="71150F4A" w14:textId="77777777" w:rsidTr="00537DEF">
        <w:tc>
          <w:tcPr>
            <w:tcW w:w="3690" w:type="dxa"/>
          </w:tcPr>
          <w:p w14:paraId="5232920D" w14:textId="77777777" w:rsidR="00C57B56" w:rsidRDefault="00C57B56" w:rsidP="005C5A9F">
            <w:pPr>
              <w:pStyle w:val="Compact"/>
            </w:pPr>
            <w:r>
              <w:rPr>
                <w:b/>
                <w:bCs/>
              </w:rPr>
              <w:t>epfd_param</w:t>
            </w:r>
          </w:p>
        </w:tc>
        <w:tc>
          <w:tcPr>
            <w:tcW w:w="6930" w:type="dxa"/>
          </w:tcPr>
          <w:p w14:paraId="7919E28C" w14:textId="77777777" w:rsidR="00C57B56" w:rsidRDefault="00C57B56" w:rsidP="005C5A9F">
            <w:pPr>
              <w:pStyle w:val="Compact"/>
            </w:pPr>
            <w:r>
              <w:t>Core operating parameters for each examination scenario</w:t>
            </w:r>
          </w:p>
        </w:tc>
      </w:tr>
      <w:tr w:rsidR="00C57B56" w14:paraId="7ED6B8F3" w14:textId="77777777" w:rsidTr="00537DEF">
        <w:tc>
          <w:tcPr>
            <w:tcW w:w="3690" w:type="dxa"/>
          </w:tcPr>
          <w:p w14:paraId="4FF88297" w14:textId="77777777" w:rsidR="00C57B56" w:rsidRDefault="00C57B56" w:rsidP="005C5A9F">
            <w:pPr>
              <w:pStyle w:val="Compact"/>
            </w:pPr>
            <w:r>
              <w:rPr>
                <w:b/>
                <w:bCs/>
              </w:rPr>
              <w:t>epfd_freq</w:t>
            </w:r>
          </w:p>
        </w:tc>
        <w:tc>
          <w:tcPr>
            <w:tcW w:w="6930" w:type="dxa"/>
          </w:tcPr>
          <w:p w14:paraId="0BB6CCAD" w14:textId="77777777" w:rsidR="00C57B56" w:rsidRDefault="00C57B56" w:rsidP="005C5A9F">
            <w:pPr>
              <w:pStyle w:val="Compact"/>
            </w:pPr>
            <w:r>
              <w:t>Frequency ranges associated with examination scenarios</w:t>
            </w:r>
          </w:p>
        </w:tc>
      </w:tr>
      <w:tr w:rsidR="00C57B56" w14:paraId="1B8187F8" w14:textId="77777777" w:rsidTr="00537DEF">
        <w:tc>
          <w:tcPr>
            <w:tcW w:w="3690" w:type="dxa"/>
          </w:tcPr>
          <w:p w14:paraId="0E8233A6" w14:textId="77777777" w:rsidR="00C57B56" w:rsidRDefault="00C57B56" w:rsidP="005C5A9F">
            <w:pPr>
              <w:pStyle w:val="Compact"/>
            </w:pPr>
            <w:r>
              <w:rPr>
                <w:b/>
                <w:bCs/>
              </w:rPr>
              <w:t>sat_oper</w:t>
            </w:r>
          </w:p>
        </w:tc>
        <w:tc>
          <w:tcPr>
            <w:tcW w:w="6930" w:type="dxa"/>
          </w:tcPr>
          <w:p w14:paraId="3404140A" w14:textId="77777777" w:rsidR="00C57B56" w:rsidRDefault="00C57B56" w:rsidP="005C5A9F">
            <w:pPr>
              <w:pStyle w:val="Compact"/>
            </w:pPr>
            <w:r>
              <w:t>Satellite operational parameters by latitude range</w:t>
            </w:r>
          </w:p>
        </w:tc>
      </w:tr>
      <w:tr w:rsidR="00C57B56" w14:paraId="66E8ECC4" w14:textId="77777777" w:rsidTr="00537DEF">
        <w:tc>
          <w:tcPr>
            <w:tcW w:w="3690" w:type="dxa"/>
          </w:tcPr>
          <w:p w14:paraId="534A01BF" w14:textId="77777777" w:rsidR="00C57B56" w:rsidRDefault="00C57B56" w:rsidP="005C5A9F">
            <w:pPr>
              <w:pStyle w:val="Compact"/>
            </w:pPr>
            <w:r>
              <w:rPr>
                <w:b/>
                <w:bCs/>
              </w:rPr>
              <w:t>mask_info</w:t>
            </w:r>
          </w:p>
        </w:tc>
        <w:tc>
          <w:tcPr>
            <w:tcW w:w="6930" w:type="dxa"/>
          </w:tcPr>
          <w:p w14:paraId="5931CF42" w14:textId="77777777" w:rsidR="00C57B56" w:rsidRDefault="00C57B56" w:rsidP="005C5A9F">
            <w:pPr>
              <w:pStyle w:val="Compact"/>
            </w:pPr>
            <w:r>
              <w:t>PFD/EIRP mask metadata and descriptors</w:t>
            </w:r>
          </w:p>
        </w:tc>
      </w:tr>
      <w:tr w:rsidR="00C57B56" w14:paraId="6B074CBB" w14:textId="77777777" w:rsidTr="00537DEF">
        <w:tc>
          <w:tcPr>
            <w:tcW w:w="3690" w:type="dxa"/>
          </w:tcPr>
          <w:p w14:paraId="10D01A96" w14:textId="77777777" w:rsidR="00C57B56" w:rsidRDefault="00C57B56" w:rsidP="005C5A9F">
            <w:pPr>
              <w:pStyle w:val="Compact"/>
            </w:pPr>
            <w:r>
              <w:rPr>
                <w:b/>
                <w:bCs/>
              </w:rPr>
              <w:t>mask_lnk1</w:t>
            </w:r>
          </w:p>
        </w:tc>
        <w:tc>
          <w:tcPr>
            <w:tcW w:w="6930" w:type="dxa"/>
          </w:tcPr>
          <w:p w14:paraId="1A9897E1" w14:textId="77777777" w:rsidR="00C57B56" w:rsidRDefault="00C57B56" w:rsidP="005C5A9F">
            <w:pPr>
              <w:pStyle w:val="Compact"/>
            </w:pPr>
            <w:r>
              <w:t>Links PFD and EIRP SS masks to scenarios/orbital planes (satellites)</w:t>
            </w:r>
          </w:p>
        </w:tc>
      </w:tr>
      <w:tr w:rsidR="00C57B56" w14:paraId="2E73B430" w14:textId="77777777" w:rsidTr="00537DEF">
        <w:tc>
          <w:tcPr>
            <w:tcW w:w="3690" w:type="dxa"/>
          </w:tcPr>
          <w:p w14:paraId="12179267" w14:textId="77777777" w:rsidR="00C57B56" w:rsidRDefault="00C57B56" w:rsidP="005C5A9F">
            <w:pPr>
              <w:pStyle w:val="Compact"/>
            </w:pPr>
            <w:r>
              <w:rPr>
                <w:b/>
                <w:bCs/>
              </w:rPr>
              <w:lastRenderedPageBreak/>
              <w:t>mask_lnk2</w:t>
            </w:r>
          </w:p>
        </w:tc>
        <w:tc>
          <w:tcPr>
            <w:tcW w:w="6930" w:type="dxa"/>
          </w:tcPr>
          <w:p w14:paraId="2D58459F" w14:textId="77777777" w:rsidR="00C57B56" w:rsidRDefault="00C57B56" w:rsidP="005C5A9F">
            <w:pPr>
              <w:pStyle w:val="Compact"/>
            </w:pPr>
            <w:r>
              <w:t>Links EIRP ES masks to scenarios/earth stations/orbital planes (satellites)</w:t>
            </w:r>
          </w:p>
        </w:tc>
      </w:tr>
      <w:tr w:rsidR="00C57B56" w14:paraId="31D6B86D" w14:textId="77777777" w:rsidTr="00537DEF">
        <w:tc>
          <w:tcPr>
            <w:tcW w:w="3690" w:type="dxa"/>
          </w:tcPr>
          <w:p w14:paraId="27D45D98" w14:textId="77777777" w:rsidR="00C57B56" w:rsidRDefault="00C57B56" w:rsidP="005C5A9F">
            <w:pPr>
              <w:pStyle w:val="Compact"/>
            </w:pPr>
            <w:r>
              <w:rPr>
                <w:b/>
                <w:bCs/>
              </w:rPr>
              <w:t>mask_lnk3</w:t>
            </w:r>
          </w:p>
        </w:tc>
        <w:tc>
          <w:tcPr>
            <w:tcW w:w="6930" w:type="dxa"/>
          </w:tcPr>
          <w:p w14:paraId="191766FD" w14:textId="77777777" w:rsidR="00C57B56" w:rsidRDefault="00C57B56" w:rsidP="005C5A9F">
            <w:pPr>
              <w:pStyle w:val="Compact"/>
            </w:pPr>
            <w:r>
              <w:t>Links operating parameters masks to notices</w:t>
            </w:r>
          </w:p>
        </w:tc>
      </w:tr>
      <w:tr w:rsidR="00C57B56" w14:paraId="29BB6FD1" w14:textId="77777777" w:rsidTr="00537DEF">
        <w:tc>
          <w:tcPr>
            <w:tcW w:w="3690" w:type="dxa"/>
          </w:tcPr>
          <w:p w14:paraId="156DF023" w14:textId="77777777" w:rsidR="00C57B56" w:rsidRDefault="00C57B56" w:rsidP="005C5A9F">
            <w:pPr>
              <w:pStyle w:val="Compact"/>
            </w:pPr>
          </w:p>
        </w:tc>
        <w:tc>
          <w:tcPr>
            <w:tcW w:w="6930" w:type="dxa"/>
          </w:tcPr>
          <w:p w14:paraId="35A22D95" w14:textId="77777777" w:rsidR="00C57B56" w:rsidRDefault="00C57B56" w:rsidP="005C5A9F">
            <w:pPr>
              <w:pStyle w:val="Compact"/>
            </w:pPr>
          </w:p>
        </w:tc>
      </w:tr>
      <w:tr w:rsidR="00C57B56" w14:paraId="0B93CFCB" w14:textId="77777777" w:rsidTr="00537DEF">
        <w:tc>
          <w:tcPr>
            <w:tcW w:w="3690" w:type="dxa"/>
          </w:tcPr>
          <w:p w14:paraId="16BD71BB" w14:textId="77777777" w:rsidR="00C57B56" w:rsidRDefault="00C57B56" w:rsidP="005C5A9F">
            <w:pPr>
              <w:pStyle w:val="Compact"/>
            </w:pPr>
            <w:r>
              <w:rPr>
                <w:b/>
                <w:bCs/>
              </w:rPr>
              <w:t>orbit</w:t>
            </w:r>
          </w:p>
        </w:tc>
        <w:tc>
          <w:tcPr>
            <w:tcW w:w="6930" w:type="dxa"/>
          </w:tcPr>
          <w:p w14:paraId="7CC0CD60" w14:textId="77777777" w:rsidR="00C57B56" w:rsidRDefault="00C57B56" w:rsidP="005C5A9F">
            <w:pPr>
              <w:pStyle w:val="Compact"/>
            </w:pPr>
            <w:r>
              <w:t>Orbital parameters including orbital configuration identifiers</w:t>
            </w:r>
          </w:p>
        </w:tc>
      </w:tr>
      <w:tr w:rsidR="00C57B56" w14:paraId="39DF30A1" w14:textId="77777777" w:rsidTr="00537DEF">
        <w:tc>
          <w:tcPr>
            <w:tcW w:w="3690" w:type="dxa"/>
          </w:tcPr>
          <w:p w14:paraId="40975239" w14:textId="77777777" w:rsidR="00C57B56" w:rsidRDefault="00C57B56" w:rsidP="005C5A9F">
            <w:pPr>
              <w:pStyle w:val="Compact"/>
              <w:rPr>
                <w:b/>
                <w:bCs/>
              </w:rPr>
            </w:pPr>
            <w:r>
              <w:rPr>
                <w:b/>
                <w:bCs/>
              </w:rPr>
              <w:t>phase</w:t>
            </w:r>
          </w:p>
        </w:tc>
        <w:tc>
          <w:tcPr>
            <w:tcW w:w="6930" w:type="dxa"/>
          </w:tcPr>
          <w:p w14:paraId="083A2662" w14:textId="77777777" w:rsidR="00C57B56" w:rsidRDefault="00C57B56" w:rsidP="005C5A9F">
            <w:pPr>
              <w:pStyle w:val="Compact"/>
            </w:pPr>
            <w:r>
              <w:t>Satellite positions within orbital plane</w:t>
            </w:r>
          </w:p>
        </w:tc>
      </w:tr>
    </w:tbl>
    <w:p w14:paraId="42595EB7" w14:textId="77777777" w:rsidR="00C57B56" w:rsidRDefault="00C57B56" w:rsidP="00C57B56"/>
    <w:p w14:paraId="79935E3B" w14:textId="77777777" w:rsidR="00C57B56" w:rsidRDefault="00E44E55" w:rsidP="00C57B56">
      <w:pPr>
        <w:pStyle w:val="Heading2"/>
      </w:pPr>
      <w:bookmarkStart w:id="16" w:name="_Toc228382267"/>
      <w:bookmarkStart w:id="17" w:name="scenario-based-parameter-management"/>
      <w:bookmarkEnd w:id="12"/>
      <w:bookmarkEnd w:id="15"/>
      <w:r>
        <w:t>6.3. Scenario-Based Parameter Management</w:t>
      </w:r>
      <w:bookmarkEnd w:id="16"/>
    </w:p>
    <w:p w14:paraId="2592EFC7" w14:textId="77777777" w:rsidR="00C57B56" w:rsidRDefault="00E44E55" w:rsidP="00C57B56">
      <w:pPr>
        <w:pStyle w:val="Heading3"/>
      </w:pPr>
      <w:bookmarkStart w:id="18" w:name="_Toc228378687"/>
      <w:bookmarkStart w:id="19" w:name="_Toc228382268"/>
      <w:bookmarkStart w:id="20" w:name="examination-scenario-concept"/>
      <w:r>
        <w:t>6.3.1 Examination Scenario Concept</w:t>
      </w:r>
      <w:bookmarkEnd w:id="18"/>
      <w:bookmarkEnd w:id="19"/>
    </w:p>
    <w:p w14:paraId="11055FF7" w14:textId="77777777" w:rsidR="00C57B56" w:rsidRDefault="00C57B56" w:rsidP="00C57B56">
      <w:pPr>
        <w:pStyle w:val="FirstParagraph"/>
      </w:pPr>
      <w:r>
        <w:t xml:space="preserve">An </w:t>
      </w:r>
      <w:r>
        <w:rPr>
          <w:b/>
          <w:bCs/>
        </w:rPr>
        <w:t>examination scenario</w:t>
      </w:r>
      <w:r>
        <w:t xml:space="preserve"> defines an individual operational scenario sharing the same set of operating parameters applicable to specific frequency ranges. Multiple scenarios can be submitted for different frequency ranges or operational modes, but only </w:t>
      </w:r>
      <w:r>
        <w:rPr>
          <w:b/>
          <w:bCs/>
        </w:rPr>
        <w:t xml:space="preserve">one scenario per frequency range and orbital configuration </w:t>
      </w:r>
      <w:r>
        <w:t>(as per current requirement of S.1503-4 it may change with future revisions).</w:t>
      </w:r>
    </w:p>
    <w:p w14:paraId="163F42D3" w14:textId="77777777" w:rsidR="00C57B56" w:rsidRDefault="00E44E55" w:rsidP="00C57B56">
      <w:pPr>
        <w:pStyle w:val="Heading3"/>
      </w:pPr>
      <w:bookmarkStart w:id="21" w:name="_Toc228378688"/>
      <w:bookmarkStart w:id="22" w:name="_Toc228382269"/>
      <w:bookmarkStart w:id="23" w:name="epfd_param-table"/>
      <w:bookmarkEnd w:id="20"/>
      <w:r>
        <w:t>6.3.2 epfd_param Table</w:t>
      </w:r>
      <w:bookmarkEnd w:id="21"/>
      <w:bookmarkEnd w:id="22"/>
    </w:p>
    <w:p w14:paraId="13F3660E" w14:textId="77777777" w:rsidR="00C57B56" w:rsidRDefault="00C57B56" w:rsidP="00C57B56">
      <w:pPr>
        <w:pStyle w:val="FirstParagraph"/>
      </w:pPr>
      <w:r>
        <w:t xml:space="preserve">The </w:t>
      </w:r>
      <w:r>
        <w:rPr>
          <w:rStyle w:val="VerbatimChar"/>
        </w:rPr>
        <w:t>epfd_param</w:t>
      </w:r>
      <w:r>
        <w:t xml:space="preserve"> table contains the core operating parameters for each examination scenario.</w:t>
      </w:r>
    </w:p>
    <w:p w14:paraId="7B9EF2E9" w14:textId="77777777" w:rsidR="00C57B56" w:rsidRDefault="00E44E55" w:rsidP="00C57B56">
      <w:pPr>
        <w:pStyle w:val="Heading4"/>
      </w:pPr>
      <w:bookmarkStart w:id="24" w:name="table-structure"/>
      <w:r>
        <w:t>6.3.2.1 Table Structure</w:t>
      </w:r>
    </w:p>
    <w:tbl>
      <w:tblPr>
        <w:tblStyle w:val="Table"/>
        <w:tblW w:w="5000" w:type="pct"/>
        <w:tblLayout w:type="fixed"/>
        <w:tblLook w:val="0020" w:firstRow="1" w:lastRow="0" w:firstColumn="0" w:lastColumn="0" w:noHBand="0" w:noVBand="0"/>
      </w:tblPr>
      <w:tblGrid>
        <w:gridCol w:w="2355"/>
        <w:gridCol w:w="2160"/>
        <w:gridCol w:w="1374"/>
        <w:gridCol w:w="2554"/>
        <w:gridCol w:w="2357"/>
      </w:tblGrid>
      <w:tr w:rsidR="00C57B56" w14:paraId="64B709BF" w14:textId="77777777" w:rsidTr="005C5A9F">
        <w:trPr>
          <w:cnfStyle w:val="100000000000" w:firstRow="1" w:lastRow="0" w:firstColumn="0" w:lastColumn="0" w:oddVBand="0" w:evenVBand="0" w:oddHBand="0" w:evenHBand="0" w:firstRowFirstColumn="0" w:firstRowLastColumn="0" w:lastRowFirstColumn="0" w:lastRowLastColumn="0"/>
          <w:tblHeader/>
        </w:trPr>
        <w:tc>
          <w:tcPr>
            <w:tcW w:w="2099" w:type="dxa"/>
          </w:tcPr>
          <w:p w14:paraId="1BD9CDF5" w14:textId="77777777" w:rsidR="00C57B56" w:rsidRDefault="00C57B56" w:rsidP="005C5A9F">
            <w:pPr>
              <w:pStyle w:val="Compact"/>
            </w:pPr>
            <w:r>
              <w:t>Field Name</w:t>
            </w:r>
          </w:p>
        </w:tc>
        <w:tc>
          <w:tcPr>
            <w:tcW w:w="1924" w:type="dxa"/>
          </w:tcPr>
          <w:p w14:paraId="0DBEE67B" w14:textId="77777777" w:rsidR="00C57B56" w:rsidRDefault="00C57B56" w:rsidP="005C5A9F">
            <w:pPr>
              <w:pStyle w:val="Compact"/>
            </w:pPr>
            <w:r>
              <w:t>Data Type</w:t>
            </w:r>
          </w:p>
        </w:tc>
        <w:tc>
          <w:tcPr>
            <w:tcW w:w="1224" w:type="dxa"/>
          </w:tcPr>
          <w:p w14:paraId="6F9CB22E" w14:textId="77777777" w:rsidR="00C57B56" w:rsidRDefault="00C57B56" w:rsidP="005C5A9F">
            <w:pPr>
              <w:pStyle w:val="Compact"/>
            </w:pPr>
            <w:r>
              <w:t>Units</w:t>
            </w:r>
          </w:p>
        </w:tc>
        <w:tc>
          <w:tcPr>
            <w:tcW w:w="2275" w:type="dxa"/>
          </w:tcPr>
          <w:p w14:paraId="696C8313" w14:textId="77777777" w:rsidR="00C57B56" w:rsidRDefault="00C57B56" w:rsidP="005C5A9F">
            <w:pPr>
              <w:pStyle w:val="Compact"/>
            </w:pPr>
            <w:r>
              <w:t>Description</w:t>
            </w:r>
          </w:p>
        </w:tc>
        <w:tc>
          <w:tcPr>
            <w:tcW w:w="2100" w:type="dxa"/>
          </w:tcPr>
          <w:p w14:paraId="02ED4D31" w14:textId="77777777" w:rsidR="00C57B56" w:rsidRDefault="00C57B56" w:rsidP="005C5A9F">
            <w:pPr>
              <w:pStyle w:val="Compact"/>
            </w:pPr>
            <w:r>
              <w:t>Validation</w:t>
            </w:r>
          </w:p>
        </w:tc>
      </w:tr>
      <w:tr w:rsidR="00C57B56" w14:paraId="0DDC34E4" w14:textId="77777777" w:rsidTr="005C5A9F">
        <w:tc>
          <w:tcPr>
            <w:tcW w:w="2099" w:type="dxa"/>
          </w:tcPr>
          <w:p w14:paraId="5CFDC006" w14:textId="77777777" w:rsidR="00C57B56" w:rsidRDefault="00C57B56" w:rsidP="005C5A9F">
            <w:pPr>
              <w:pStyle w:val="Compact"/>
            </w:pPr>
            <w:r>
              <w:rPr>
                <w:b/>
                <w:bCs/>
              </w:rPr>
              <w:t>ntc_id</w:t>
            </w:r>
          </w:p>
        </w:tc>
        <w:tc>
          <w:tcPr>
            <w:tcW w:w="1924" w:type="dxa"/>
          </w:tcPr>
          <w:p w14:paraId="0DBC9CA5" w14:textId="77777777" w:rsidR="00C57B56" w:rsidRDefault="00C57B56" w:rsidP="005C5A9F">
            <w:pPr>
              <w:pStyle w:val="Compact"/>
            </w:pPr>
            <w:r>
              <w:t>Number(9)</w:t>
            </w:r>
          </w:p>
        </w:tc>
        <w:tc>
          <w:tcPr>
            <w:tcW w:w="1224" w:type="dxa"/>
          </w:tcPr>
          <w:p w14:paraId="17D22017" w14:textId="77777777" w:rsidR="00C57B56" w:rsidRDefault="00C57B56" w:rsidP="005C5A9F">
            <w:pPr>
              <w:pStyle w:val="Compact"/>
            </w:pPr>
            <w:r>
              <w:t>-</w:t>
            </w:r>
          </w:p>
        </w:tc>
        <w:tc>
          <w:tcPr>
            <w:tcW w:w="2275" w:type="dxa"/>
          </w:tcPr>
          <w:p w14:paraId="7325C408" w14:textId="77777777" w:rsidR="00C57B56" w:rsidRDefault="00C57B56" w:rsidP="005C5A9F">
            <w:pPr>
              <w:pStyle w:val="Compact"/>
            </w:pPr>
            <w:r>
              <w:t>Unique identifier of the notice</w:t>
            </w:r>
          </w:p>
        </w:tc>
        <w:tc>
          <w:tcPr>
            <w:tcW w:w="2100" w:type="dxa"/>
          </w:tcPr>
          <w:p w14:paraId="0ADE5128" w14:textId="77777777" w:rsidR="00C57B56" w:rsidRDefault="00C57B56" w:rsidP="005C5A9F">
            <w:pPr>
              <w:pStyle w:val="Compact"/>
            </w:pPr>
            <w:r>
              <w:t>Primary Key, NOT NULL</w:t>
            </w:r>
          </w:p>
        </w:tc>
      </w:tr>
      <w:tr w:rsidR="00C57B56" w14:paraId="773BBC69" w14:textId="77777777" w:rsidTr="005C5A9F">
        <w:tc>
          <w:tcPr>
            <w:tcW w:w="2099" w:type="dxa"/>
          </w:tcPr>
          <w:p w14:paraId="53E5BBA2" w14:textId="77777777" w:rsidR="00C57B56" w:rsidRDefault="00C57B56" w:rsidP="005C5A9F">
            <w:pPr>
              <w:pStyle w:val="Compact"/>
            </w:pPr>
            <w:r>
              <w:rPr>
                <w:b/>
                <w:bCs/>
              </w:rPr>
              <w:t>scen_id</w:t>
            </w:r>
          </w:p>
        </w:tc>
        <w:tc>
          <w:tcPr>
            <w:tcW w:w="1924" w:type="dxa"/>
          </w:tcPr>
          <w:p w14:paraId="2F5C2785" w14:textId="77777777" w:rsidR="00C57B56" w:rsidRDefault="00C57B56" w:rsidP="005C5A9F">
            <w:pPr>
              <w:pStyle w:val="Compact"/>
            </w:pPr>
            <w:r>
              <w:t>Number(9)</w:t>
            </w:r>
          </w:p>
        </w:tc>
        <w:tc>
          <w:tcPr>
            <w:tcW w:w="1224" w:type="dxa"/>
          </w:tcPr>
          <w:p w14:paraId="7D64E1D8" w14:textId="77777777" w:rsidR="00C57B56" w:rsidRDefault="00C57B56" w:rsidP="005C5A9F">
            <w:pPr>
              <w:pStyle w:val="Compact"/>
            </w:pPr>
            <w:r>
              <w:t>-</w:t>
            </w:r>
          </w:p>
        </w:tc>
        <w:tc>
          <w:tcPr>
            <w:tcW w:w="2275" w:type="dxa"/>
          </w:tcPr>
          <w:p w14:paraId="22391514" w14:textId="77777777" w:rsidR="00C57B56" w:rsidRDefault="00C57B56" w:rsidP="005C5A9F">
            <w:pPr>
              <w:pStyle w:val="Compact"/>
            </w:pPr>
            <w:r>
              <w:t>Identifier of the examination scenario</w:t>
            </w:r>
          </w:p>
        </w:tc>
        <w:tc>
          <w:tcPr>
            <w:tcW w:w="2100" w:type="dxa"/>
          </w:tcPr>
          <w:p w14:paraId="02EA729E" w14:textId="77777777" w:rsidR="00C57B56" w:rsidRDefault="00C57B56" w:rsidP="005C5A9F">
            <w:pPr>
              <w:pStyle w:val="Compact"/>
            </w:pPr>
            <w:r>
              <w:t>Primary Key, NOT NULL, &gt; 0</w:t>
            </w:r>
          </w:p>
        </w:tc>
      </w:tr>
      <w:tr w:rsidR="00C57B56" w14:paraId="741D4097" w14:textId="77777777" w:rsidTr="005C5A9F">
        <w:tc>
          <w:tcPr>
            <w:tcW w:w="2099" w:type="dxa"/>
          </w:tcPr>
          <w:p w14:paraId="49B7FE02" w14:textId="77777777" w:rsidR="00C57B56" w:rsidRDefault="00C57B56" w:rsidP="005C5A9F">
            <w:pPr>
              <w:pStyle w:val="Compact"/>
              <w:rPr>
                <w:b/>
                <w:bCs/>
              </w:rPr>
            </w:pPr>
            <w:r>
              <w:rPr>
                <w:b/>
                <w:bCs/>
              </w:rPr>
              <w:t>act_code</w:t>
            </w:r>
          </w:p>
        </w:tc>
        <w:tc>
          <w:tcPr>
            <w:tcW w:w="1924" w:type="dxa"/>
          </w:tcPr>
          <w:p w14:paraId="329878DB" w14:textId="77777777" w:rsidR="00C57B56" w:rsidRDefault="00C57B56" w:rsidP="005C5A9F">
            <w:pPr>
              <w:pStyle w:val="Compact"/>
            </w:pPr>
            <w:r>
              <w:t xml:space="preserve">Text (1) </w:t>
            </w:r>
          </w:p>
        </w:tc>
        <w:tc>
          <w:tcPr>
            <w:tcW w:w="1224" w:type="dxa"/>
          </w:tcPr>
          <w:p w14:paraId="1E613324" w14:textId="77777777" w:rsidR="00C57B56" w:rsidRDefault="00C57B56" w:rsidP="005C5A9F">
            <w:pPr>
              <w:pStyle w:val="Compact"/>
            </w:pPr>
            <w:r>
              <w:t>-</w:t>
            </w:r>
          </w:p>
        </w:tc>
        <w:tc>
          <w:tcPr>
            <w:tcW w:w="2275" w:type="dxa"/>
          </w:tcPr>
          <w:p w14:paraId="11F3ADCB" w14:textId="77777777" w:rsidR="00C57B56" w:rsidRDefault="00C57B56" w:rsidP="005C5A9F">
            <w:pPr>
              <w:pStyle w:val="Compact"/>
            </w:pPr>
            <w:r>
              <w:t>Code indicating the action to be taken on the entity (“A” – add, “M” – modify, “S”- suppress)</w:t>
            </w:r>
          </w:p>
        </w:tc>
        <w:tc>
          <w:tcPr>
            <w:tcW w:w="2100" w:type="dxa"/>
          </w:tcPr>
          <w:p w14:paraId="4C5F03AF" w14:textId="77777777" w:rsidR="00C57B56" w:rsidRDefault="00C57B56" w:rsidP="005C5A9F">
            <w:pPr>
              <w:pStyle w:val="Compact"/>
            </w:pPr>
            <w:r>
              <w:t>NULL, or for MOD “A” or ”M” or ”S”</w:t>
            </w:r>
          </w:p>
        </w:tc>
      </w:tr>
      <w:tr w:rsidR="00C57B56" w14:paraId="1374290F" w14:textId="77777777" w:rsidTr="005C5A9F">
        <w:tc>
          <w:tcPr>
            <w:tcW w:w="2099" w:type="dxa"/>
          </w:tcPr>
          <w:p w14:paraId="2143CFE7" w14:textId="77777777" w:rsidR="00C57B56" w:rsidRDefault="00C57B56" w:rsidP="005C5A9F">
            <w:pPr>
              <w:pStyle w:val="Compact"/>
            </w:pPr>
            <w:r>
              <w:rPr>
                <w:b/>
                <w:bCs/>
              </w:rPr>
              <w:t>scen_name</w:t>
            </w:r>
          </w:p>
        </w:tc>
        <w:tc>
          <w:tcPr>
            <w:tcW w:w="1924" w:type="dxa"/>
          </w:tcPr>
          <w:p w14:paraId="418B8BE3" w14:textId="77777777" w:rsidR="00C57B56" w:rsidRDefault="00C57B56" w:rsidP="005C5A9F">
            <w:pPr>
              <w:pStyle w:val="Compact"/>
            </w:pPr>
            <w:r>
              <w:t>Text(50)</w:t>
            </w:r>
          </w:p>
        </w:tc>
        <w:tc>
          <w:tcPr>
            <w:tcW w:w="1224" w:type="dxa"/>
          </w:tcPr>
          <w:p w14:paraId="21825B6F" w14:textId="77777777" w:rsidR="00C57B56" w:rsidRDefault="00C57B56" w:rsidP="005C5A9F">
            <w:pPr>
              <w:pStyle w:val="Compact"/>
            </w:pPr>
            <w:r>
              <w:t>-</w:t>
            </w:r>
          </w:p>
        </w:tc>
        <w:tc>
          <w:tcPr>
            <w:tcW w:w="2275" w:type="dxa"/>
          </w:tcPr>
          <w:p w14:paraId="20FA6E3E" w14:textId="77777777" w:rsidR="00C57B56" w:rsidRDefault="00C57B56" w:rsidP="005C5A9F">
            <w:pPr>
              <w:pStyle w:val="Compact"/>
            </w:pPr>
            <w:r>
              <w:t>Descriptive name of the scenario</w:t>
            </w:r>
          </w:p>
        </w:tc>
        <w:tc>
          <w:tcPr>
            <w:tcW w:w="2100" w:type="dxa"/>
          </w:tcPr>
          <w:p w14:paraId="42640DDA" w14:textId="77777777" w:rsidR="00C57B56" w:rsidRDefault="00C57B56" w:rsidP="005C5A9F">
            <w:pPr>
              <w:pStyle w:val="Compact"/>
            </w:pPr>
            <w:r>
              <w:t>NOT NULL</w:t>
            </w:r>
          </w:p>
        </w:tc>
      </w:tr>
      <w:tr w:rsidR="00C57B56" w14:paraId="4C921BBF" w14:textId="77777777" w:rsidTr="005C5A9F">
        <w:tc>
          <w:tcPr>
            <w:tcW w:w="2099" w:type="dxa"/>
          </w:tcPr>
          <w:p w14:paraId="6A57D526" w14:textId="77777777" w:rsidR="00C57B56" w:rsidRDefault="00C57B56" w:rsidP="005C5A9F">
            <w:pPr>
              <w:pStyle w:val="Compact"/>
            </w:pPr>
            <w:r>
              <w:rPr>
                <w:b/>
                <w:bCs/>
              </w:rPr>
              <w:t>orbit_set_id</w:t>
            </w:r>
          </w:p>
        </w:tc>
        <w:tc>
          <w:tcPr>
            <w:tcW w:w="1924" w:type="dxa"/>
          </w:tcPr>
          <w:p w14:paraId="4699158E" w14:textId="77777777" w:rsidR="00C57B56" w:rsidRDefault="00C57B56" w:rsidP="005C5A9F">
            <w:pPr>
              <w:pStyle w:val="Compact"/>
            </w:pPr>
            <w:r>
              <w:t>Number(4)</w:t>
            </w:r>
          </w:p>
        </w:tc>
        <w:tc>
          <w:tcPr>
            <w:tcW w:w="1224" w:type="dxa"/>
          </w:tcPr>
          <w:p w14:paraId="79DCC100" w14:textId="77777777" w:rsidR="00C57B56" w:rsidRDefault="00C57B56" w:rsidP="005C5A9F">
            <w:pPr>
              <w:pStyle w:val="Compact"/>
            </w:pPr>
            <w:r>
              <w:t>-</w:t>
            </w:r>
          </w:p>
        </w:tc>
        <w:tc>
          <w:tcPr>
            <w:tcW w:w="2275" w:type="dxa"/>
          </w:tcPr>
          <w:p w14:paraId="24E503BB" w14:textId="77777777" w:rsidR="00C57B56" w:rsidRDefault="00C57B56" w:rsidP="005C5A9F">
            <w:pPr>
              <w:pStyle w:val="Compact"/>
            </w:pPr>
            <w:r>
              <w:t>Unique orbital configuration number (see §3.2.2)</w:t>
            </w:r>
          </w:p>
        </w:tc>
        <w:tc>
          <w:tcPr>
            <w:tcW w:w="2100" w:type="dxa"/>
          </w:tcPr>
          <w:p w14:paraId="00CCD19D" w14:textId="77777777" w:rsidR="00C57B56" w:rsidRDefault="00C57B56" w:rsidP="005C5A9F">
            <w:pPr>
              <w:pStyle w:val="Compact"/>
            </w:pPr>
            <w:r>
              <w:t>Optional, can be NULL</w:t>
            </w:r>
          </w:p>
        </w:tc>
      </w:tr>
      <w:tr w:rsidR="00C57B56" w14:paraId="4BA9333F" w14:textId="77777777" w:rsidTr="005C5A9F">
        <w:tc>
          <w:tcPr>
            <w:tcW w:w="2099" w:type="dxa"/>
          </w:tcPr>
          <w:p w14:paraId="1C3F5292" w14:textId="77777777" w:rsidR="00C57B56" w:rsidRDefault="00C57B56" w:rsidP="005C5A9F">
            <w:pPr>
              <w:pStyle w:val="Compact"/>
            </w:pPr>
            <w:r>
              <w:rPr>
                <w:b/>
                <w:bCs/>
              </w:rPr>
              <w:t>nbr_sat_td</w:t>
            </w:r>
          </w:p>
        </w:tc>
        <w:tc>
          <w:tcPr>
            <w:tcW w:w="1924" w:type="dxa"/>
          </w:tcPr>
          <w:p w14:paraId="444F645C" w14:textId="77777777" w:rsidR="00C57B56" w:rsidRDefault="00C57B56" w:rsidP="005C5A9F">
            <w:pPr>
              <w:pStyle w:val="Compact"/>
            </w:pPr>
            <w:r>
              <w:t>Number(9)</w:t>
            </w:r>
          </w:p>
        </w:tc>
        <w:tc>
          <w:tcPr>
            <w:tcW w:w="1224" w:type="dxa"/>
          </w:tcPr>
          <w:p w14:paraId="34C9F58A" w14:textId="77777777" w:rsidR="00C57B56" w:rsidRDefault="00C57B56" w:rsidP="005C5A9F">
            <w:pPr>
              <w:pStyle w:val="Compact"/>
            </w:pPr>
            <w:r>
              <w:t>-</w:t>
            </w:r>
          </w:p>
        </w:tc>
        <w:tc>
          <w:tcPr>
            <w:tcW w:w="2275" w:type="dxa"/>
          </w:tcPr>
          <w:p w14:paraId="42DD79FD" w14:textId="77777777" w:rsidR="00C57B56" w:rsidRDefault="00C57B56" w:rsidP="005C5A9F">
            <w:pPr>
              <w:pStyle w:val="Compact"/>
            </w:pPr>
            <w:r>
              <w:t>Maximum number of non-GSO satellites receiving simultaneously (Nco) with overlapping frequencies from associated earth stations within a given cell</w:t>
            </w:r>
          </w:p>
        </w:tc>
        <w:tc>
          <w:tcPr>
            <w:tcW w:w="2100" w:type="dxa"/>
          </w:tcPr>
          <w:p w14:paraId="459DA3FE" w14:textId="77777777" w:rsidR="00C57B56" w:rsidRDefault="00C57B56" w:rsidP="005C5A9F">
            <w:pPr>
              <w:pStyle w:val="Compact"/>
            </w:pPr>
            <w:r>
              <w:t>≥ 0 or NULL if operating parameter mask is used or for all associated frequency bands in epfd_freq, emi_rcp &lt;&gt; “R”</w:t>
            </w:r>
          </w:p>
        </w:tc>
      </w:tr>
      <w:tr w:rsidR="00C57B56" w14:paraId="23ED7975" w14:textId="77777777" w:rsidTr="005C5A9F">
        <w:tc>
          <w:tcPr>
            <w:tcW w:w="2099" w:type="dxa"/>
          </w:tcPr>
          <w:p w14:paraId="351FC7E9" w14:textId="77777777" w:rsidR="00C57B56" w:rsidRDefault="00C57B56" w:rsidP="005C5A9F">
            <w:pPr>
              <w:pStyle w:val="Compact"/>
            </w:pPr>
            <w:r>
              <w:rPr>
                <w:b/>
                <w:bCs/>
              </w:rPr>
              <w:lastRenderedPageBreak/>
              <w:t>density</w:t>
            </w:r>
          </w:p>
        </w:tc>
        <w:tc>
          <w:tcPr>
            <w:tcW w:w="1924" w:type="dxa"/>
          </w:tcPr>
          <w:p w14:paraId="1F450F30" w14:textId="77777777" w:rsidR="00C57B56" w:rsidRDefault="00C57B56" w:rsidP="005C5A9F">
            <w:pPr>
              <w:pStyle w:val="Compact"/>
            </w:pPr>
            <w:r>
              <w:t>Number(9)</w:t>
            </w:r>
          </w:p>
        </w:tc>
        <w:tc>
          <w:tcPr>
            <w:tcW w:w="1224" w:type="dxa"/>
          </w:tcPr>
          <w:p w14:paraId="37645A3D" w14:textId="77777777" w:rsidR="00C57B56" w:rsidRDefault="00C57B56" w:rsidP="005C5A9F">
            <w:pPr>
              <w:pStyle w:val="Compact"/>
            </w:pPr>
            <w:r>
              <w:t>1/km²</w:t>
            </w:r>
          </w:p>
        </w:tc>
        <w:tc>
          <w:tcPr>
            <w:tcW w:w="2275" w:type="dxa"/>
          </w:tcPr>
          <w:p w14:paraId="1FE699AC" w14:textId="77777777" w:rsidR="00C57B56" w:rsidRDefault="00C57B56" w:rsidP="005C5A9F">
            <w:pPr>
              <w:pStyle w:val="Compact"/>
            </w:pPr>
            <w:r>
              <w:t>Average number of associated earth stations transmitting with overlapping frequencies per km² in a cell</w:t>
            </w:r>
          </w:p>
        </w:tc>
        <w:tc>
          <w:tcPr>
            <w:tcW w:w="2100" w:type="dxa"/>
          </w:tcPr>
          <w:p w14:paraId="6CA22835" w14:textId="77777777" w:rsidR="00C57B56" w:rsidRDefault="00C57B56" w:rsidP="005C5A9F">
            <w:pPr>
              <w:pStyle w:val="Compact"/>
            </w:pPr>
            <w:r>
              <w:t>&gt; 0 or NULL if operating parameter mask is used or if for all associated frequency bands in epfd_freq, emi_rcp &lt;&gt; “R”</w:t>
            </w:r>
          </w:p>
        </w:tc>
      </w:tr>
      <w:tr w:rsidR="00C57B56" w14:paraId="3EE23794" w14:textId="77777777" w:rsidTr="005C5A9F">
        <w:tc>
          <w:tcPr>
            <w:tcW w:w="2099" w:type="dxa"/>
          </w:tcPr>
          <w:p w14:paraId="68594F40" w14:textId="77777777" w:rsidR="00C57B56" w:rsidRDefault="00C57B56" w:rsidP="005C5A9F">
            <w:pPr>
              <w:pStyle w:val="Compact"/>
            </w:pPr>
            <w:r>
              <w:rPr>
                <w:b/>
                <w:bCs/>
              </w:rPr>
              <w:t>avg_dist</w:t>
            </w:r>
          </w:p>
        </w:tc>
        <w:tc>
          <w:tcPr>
            <w:tcW w:w="1924" w:type="dxa"/>
          </w:tcPr>
          <w:p w14:paraId="45422A9C" w14:textId="77777777" w:rsidR="00C57B56" w:rsidRDefault="00C57B56" w:rsidP="005C5A9F">
            <w:pPr>
              <w:pStyle w:val="Compact"/>
            </w:pPr>
            <w:r>
              <w:t>Number(9)</w:t>
            </w:r>
          </w:p>
        </w:tc>
        <w:tc>
          <w:tcPr>
            <w:tcW w:w="1224" w:type="dxa"/>
          </w:tcPr>
          <w:p w14:paraId="16696CC7" w14:textId="77777777" w:rsidR="00C57B56" w:rsidRDefault="00C57B56" w:rsidP="005C5A9F">
            <w:pPr>
              <w:pStyle w:val="Compact"/>
            </w:pPr>
            <w:r>
              <w:t>km</w:t>
            </w:r>
          </w:p>
        </w:tc>
        <w:tc>
          <w:tcPr>
            <w:tcW w:w="2275" w:type="dxa"/>
          </w:tcPr>
          <w:p w14:paraId="657EDA6B" w14:textId="77777777" w:rsidR="00C57B56" w:rsidRDefault="00C57B56" w:rsidP="005C5A9F">
            <w:pPr>
              <w:pStyle w:val="Compact"/>
            </w:pPr>
            <w:r>
              <w:t>Average distance between co-frequency cells</w:t>
            </w:r>
          </w:p>
        </w:tc>
        <w:tc>
          <w:tcPr>
            <w:tcW w:w="2100" w:type="dxa"/>
          </w:tcPr>
          <w:p w14:paraId="4E8E29B1" w14:textId="77777777" w:rsidR="00C57B56" w:rsidRDefault="00C57B56" w:rsidP="005C5A9F">
            <w:pPr>
              <w:pStyle w:val="Compact"/>
            </w:pPr>
            <w:r>
              <w:t>≥ 0 (0 means only one ES in GSO footprint) or NULL if operating parameter mask is used or if for all associated frequency bands in epfd_freq, emi_rcp &lt;&gt; “R”</w:t>
            </w:r>
          </w:p>
        </w:tc>
      </w:tr>
      <w:tr w:rsidR="00C57B56" w14:paraId="3E212CCE" w14:textId="77777777" w:rsidTr="005C5A9F">
        <w:tc>
          <w:tcPr>
            <w:tcW w:w="2099" w:type="dxa"/>
          </w:tcPr>
          <w:p w14:paraId="077AFF29" w14:textId="77777777" w:rsidR="00C57B56" w:rsidRDefault="00C57B56" w:rsidP="005C5A9F">
            <w:pPr>
              <w:pStyle w:val="Compact"/>
            </w:pPr>
            <w:r>
              <w:rPr>
                <w:b/>
                <w:bCs/>
              </w:rPr>
              <w:t>f_x_zone</w:t>
            </w:r>
          </w:p>
        </w:tc>
        <w:tc>
          <w:tcPr>
            <w:tcW w:w="1924" w:type="dxa"/>
          </w:tcPr>
          <w:p w14:paraId="149B8BEF" w14:textId="77777777" w:rsidR="00C57B56" w:rsidRDefault="00C57B56" w:rsidP="005C5A9F">
            <w:pPr>
              <w:pStyle w:val="Compact"/>
            </w:pPr>
            <w:r>
              <w:t>Text(1)</w:t>
            </w:r>
          </w:p>
        </w:tc>
        <w:tc>
          <w:tcPr>
            <w:tcW w:w="1224" w:type="dxa"/>
          </w:tcPr>
          <w:p w14:paraId="2E54009B" w14:textId="77777777" w:rsidR="00C57B56" w:rsidRDefault="00C57B56" w:rsidP="005C5A9F">
            <w:pPr>
              <w:pStyle w:val="Compact"/>
            </w:pPr>
            <w:r>
              <w:t>-</w:t>
            </w:r>
          </w:p>
        </w:tc>
        <w:tc>
          <w:tcPr>
            <w:tcW w:w="2275" w:type="dxa"/>
          </w:tcPr>
          <w:p w14:paraId="67A7F74C" w14:textId="77777777" w:rsidR="00C57B56" w:rsidRDefault="00C57B56" w:rsidP="005C5A9F">
            <w:pPr>
              <w:pStyle w:val="Compact"/>
            </w:pPr>
            <w:r>
              <w:t>Type of exclusion zone (“Y” = based on topocentric angle α only)</w:t>
            </w:r>
          </w:p>
        </w:tc>
        <w:tc>
          <w:tcPr>
            <w:tcW w:w="2100" w:type="dxa"/>
          </w:tcPr>
          <w:p w14:paraId="31C71945" w14:textId="77777777" w:rsidR="00C57B56" w:rsidRDefault="00C57B56" w:rsidP="005C5A9F">
            <w:pPr>
              <w:pStyle w:val="Compact"/>
            </w:pPr>
            <w:r>
              <w:t>“Y” or NULL if operating parameter mask is used</w:t>
            </w:r>
          </w:p>
        </w:tc>
      </w:tr>
      <w:tr w:rsidR="00C57B56" w14:paraId="673FE828" w14:textId="77777777" w:rsidTr="005C5A9F">
        <w:tc>
          <w:tcPr>
            <w:tcW w:w="2099" w:type="dxa"/>
          </w:tcPr>
          <w:p w14:paraId="19C0B248" w14:textId="77777777" w:rsidR="00C57B56" w:rsidRDefault="00C57B56" w:rsidP="005C5A9F">
            <w:pPr>
              <w:pStyle w:val="Compact"/>
            </w:pPr>
            <w:r>
              <w:rPr>
                <w:b/>
                <w:bCs/>
              </w:rPr>
              <w:t>x_zone</w:t>
            </w:r>
          </w:p>
        </w:tc>
        <w:tc>
          <w:tcPr>
            <w:tcW w:w="1924" w:type="dxa"/>
          </w:tcPr>
          <w:p w14:paraId="108426A9" w14:textId="77777777" w:rsidR="00C57B56" w:rsidRDefault="00C57B56" w:rsidP="005C5A9F">
            <w:pPr>
              <w:pStyle w:val="Compact"/>
            </w:pPr>
            <w:r>
              <w:t>Number(9)</w:t>
            </w:r>
          </w:p>
        </w:tc>
        <w:tc>
          <w:tcPr>
            <w:tcW w:w="1224" w:type="dxa"/>
          </w:tcPr>
          <w:p w14:paraId="38CBE535" w14:textId="77777777" w:rsidR="00C57B56" w:rsidRDefault="00C57B56" w:rsidP="005C5A9F">
            <w:pPr>
              <w:pStyle w:val="Compact"/>
            </w:pPr>
            <w:r>
              <w:t>degrees</w:t>
            </w:r>
          </w:p>
        </w:tc>
        <w:tc>
          <w:tcPr>
            <w:tcW w:w="2275" w:type="dxa"/>
          </w:tcPr>
          <w:p w14:paraId="0124E47F" w14:textId="77777777" w:rsidR="00C57B56" w:rsidRDefault="00C57B56" w:rsidP="005C5A9F">
            <w:pPr>
              <w:pStyle w:val="Compact"/>
            </w:pPr>
            <w:r>
              <w:t>Width of the exclusion zone (α₀)</w:t>
            </w:r>
          </w:p>
        </w:tc>
        <w:tc>
          <w:tcPr>
            <w:tcW w:w="2100" w:type="dxa"/>
          </w:tcPr>
          <w:p w14:paraId="7F5E7F20" w14:textId="77777777" w:rsidR="00C57B56" w:rsidRDefault="00C57B56" w:rsidP="005C5A9F">
            <w:pPr>
              <w:pStyle w:val="Compact"/>
            </w:pPr>
            <w:r>
              <w:t>≥ 0 or NULL if operating parameter mask is used</w:t>
            </w:r>
          </w:p>
        </w:tc>
      </w:tr>
      <w:tr w:rsidR="00C57B56" w14:paraId="7A8F0CDE" w14:textId="77777777" w:rsidTr="005C5A9F">
        <w:tc>
          <w:tcPr>
            <w:tcW w:w="2099" w:type="dxa"/>
          </w:tcPr>
          <w:p w14:paraId="19BA43BD" w14:textId="77777777" w:rsidR="00C57B56" w:rsidRDefault="00C57B56" w:rsidP="005C5A9F">
            <w:pPr>
              <w:pStyle w:val="Compact"/>
            </w:pPr>
            <w:r>
              <w:rPr>
                <w:b/>
                <w:bCs/>
              </w:rPr>
              <w:t>elev_min</w:t>
            </w:r>
          </w:p>
        </w:tc>
        <w:tc>
          <w:tcPr>
            <w:tcW w:w="1924" w:type="dxa"/>
          </w:tcPr>
          <w:p w14:paraId="19C57125" w14:textId="77777777" w:rsidR="00C57B56" w:rsidRDefault="00C57B56" w:rsidP="005C5A9F">
            <w:pPr>
              <w:pStyle w:val="Compact"/>
            </w:pPr>
            <w:r>
              <w:t>Number(9)</w:t>
            </w:r>
          </w:p>
        </w:tc>
        <w:tc>
          <w:tcPr>
            <w:tcW w:w="1224" w:type="dxa"/>
          </w:tcPr>
          <w:p w14:paraId="469256DB" w14:textId="77777777" w:rsidR="00C57B56" w:rsidRDefault="00C57B56" w:rsidP="005C5A9F">
            <w:pPr>
              <w:pStyle w:val="Compact"/>
            </w:pPr>
            <w:r>
              <w:t>degrees</w:t>
            </w:r>
          </w:p>
        </w:tc>
        <w:tc>
          <w:tcPr>
            <w:tcW w:w="2275" w:type="dxa"/>
          </w:tcPr>
          <w:p w14:paraId="771AF529" w14:textId="77777777" w:rsidR="00C57B56" w:rsidRDefault="00C57B56" w:rsidP="005C5A9F">
            <w:pPr>
              <w:pStyle w:val="Compact"/>
            </w:pPr>
            <w:r>
              <w:t>Minimum elevation angle (ε₀) at which any associated earth station can transmit to or receive from a satellite</w:t>
            </w:r>
          </w:p>
        </w:tc>
        <w:tc>
          <w:tcPr>
            <w:tcW w:w="2100" w:type="dxa"/>
          </w:tcPr>
          <w:p w14:paraId="603C0B6C" w14:textId="77777777" w:rsidR="00C57B56" w:rsidRDefault="00C57B56" w:rsidP="005C5A9F">
            <w:pPr>
              <w:pStyle w:val="Compact"/>
            </w:pPr>
            <w:r>
              <w:t>≥ 0, ≤ 90 or NULL if operating parameter mask is used</w:t>
            </w:r>
          </w:p>
        </w:tc>
      </w:tr>
    </w:tbl>
    <w:p w14:paraId="5CED8A4C" w14:textId="77777777" w:rsidR="00C57B56" w:rsidRDefault="00E44E55" w:rsidP="00C57B56">
      <w:pPr>
        <w:pStyle w:val="Heading4"/>
      </w:pPr>
      <w:bookmarkStart w:id="25" w:name="X1fafb43a179c2618843eda1e21b1fd7dd4c18b0"/>
      <w:bookmarkEnd w:id="24"/>
      <w:r>
        <w:t>6.3.2.2 Orbital Configuration Identifier (orbit_set_id)</w:t>
      </w:r>
    </w:p>
    <w:p w14:paraId="1FDF63F2" w14:textId="77777777" w:rsidR="00C57B56" w:rsidRDefault="00C57B56" w:rsidP="00C57B56">
      <w:pPr>
        <w:pStyle w:val="FirstParagraph"/>
      </w:pPr>
      <w:r>
        <w:t xml:space="preserve">The </w:t>
      </w:r>
      <w:r>
        <w:rPr>
          <w:rStyle w:val="VerbatimChar"/>
        </w:rPr>
        <w:t>orbit_set_id</w:t>
      </w:r>
      <w:r>
        <w:t xml:space="preserve"> parameter indicates a unique orbital configuration number:</w:t>
      </w:r>
    </w:p>
    <w:p w14:paraId="580A08B0" w14:textId="77777777" w:rsidR="00C57B56" w:rsidRDefault="00C57B56" w:rsidP="005C2DDC">
      <w:pPr>
        <w:pStyle w:val="Compact"/>
        <w:numPr>
          <w:ilvl w:val="0"/>
          <w:numId w:val="36"/>
        </w:numPr>
      </w:pPr>
      <w:r>
        <w:rPr>
          <w:b/>
          <w:bCs/>
        </w:rPr>
        <w:t>Purpose</w:t>
      </w:r>
      <w:r>
        <w:t>: Allows scenarios to be associated with specific orbital configurations when multiple configurations exist</w:t>
      </w:r>
    </w:p>
    <w:p w14:paraId="13FC369C" w14:textId="77777777" w:rsidR="00C57B56" w:rsidRDefault="00C57B56" w:rsidP="005C2DDC">
      <w:pPr>
        <w:pStyle w:val="Compact"/>
        <w:numPr>
          <w:ilvl w:val="0"/>
          <w:numId w:val="36"/>
        </w:numPr>
      </w:pPr>
      <w:r>
        <w:rPr>
          <w:b/>
          <w:bCs/>
        </w:rPr>
        <w:t>Usage</w:t>
      </w:r>
      <w:r>
        <w:t xml:space="preserve">: Referenced in the </w:t>
      </w:r>
      <w:r>
        <w:rPr>
          <w:rStyle w:val="VerbatimChar"/>
        </w:rPr>
        <w:t>orbit</w:t>
      </w:r>
      <w:r>
        <w:t xml:space="preserve"> table to identify which satellites belong to which configuration</w:t>
      </w:r>
    </w:p>
    <w:p w14:paraId="4DC7BD03" w14:textId="77777777" w:rsidR="00C57B56" w:rsidRDefault="00C57B56" w:rsidP="005C2DDC">
      <w:pPr>
        <w:pStyle w:val="Compact"/>
        <w:numPr>
          <w:ilvl w:val="0"/>
          <w:numId w:val="36"/>
        </w:numPr>
      </w:pPr>
      <w:r>
        <w:rPr>
          <w:b/>
          <w:bCs/>
        </w:rPr>
        <w:t>NULL Value Behavior</w:t>
      </w:r>
      <w:r>
        <w:t xml:space="preserve">: When </w:t>
      </w:r>
      <w:r>
        <w:rPr>
          <w:rStyle w:val="VerbatimChar"/>
        </w:rPr>
        <w:t>orbit_set_id</w:t>
      </w:r>
      <w:r>
        <w:t xml:space="preserve"> is NULL or empty in </w:t>
      </w:r>
      <w:r>
        <w:rPr>
          <w:rStyle w:val="VerbatimChar"/>
        </w:rPr>
        <w:t>epfd_param</w:t>
      </w:r>
      <w:r>
        <w:t xml:space="preserve">, the scenario applies to </w:t>
      </w:r>
      <w:r>
        <w:rPr>
          <w:b/>
          <w:bCs/>
        </w:rPr>
        <w:t>all orbital configurations</w:t>
      </w:r>
      <w:r>
        <w:t xml:space="preserve"> in the notice</w:t>
      </w:r>
    </w:p>
    <w:p w14:paraId="02AAFABA" w14:textId="77777777" w:rsidR="00C57B56" w:rsidRDefault="00C57B56" w:rsidP="005C2DDC">
      <w:pPr>
        <w:pStyle w:val="Compact"/>
        <w:numPr>
          <w:ilvl w:val="0"/>
          <w:numId w:val="36"/>
        </w:numPr>
      </w:pPr>
      <w:r>
        <w:rPr>
          <w:b/>
          <w:bCs/>
        </w:rPr>
        <w:t>Non-NULL Behavior</w:t>
      </w:r>
      <w:r>
        <w:t xml:space="preserve">: When specified, the scenario applies only to satellites in the orbital plane(s) with the matching </w:t>
      </w:r>
      <w:r>
        <w:rPr>
          <w:rStyle w:val="VerbatimChar"/>
        </w:rPr>
        <w:t>orbit_set_id</w:t>
      </w:r>
    </w:p>
    <w:p w14:paraId="746174DA" w14:textId="77777777" w:rsidR="00C57B56" w:rsidRDefault="00C57B56" w:rsidP="00C57B56">
      <w:pPr>
        <w:pStyle w:val="FirstParagraph"/>
        <w:rPr>
          <w:b/>
          <w:bCs/>
        </w:rPr>
      </w:pPr>
      <w:r>
        <w:rPr>
          <w:b/>
          <w:bCs/>
        </w:rPr>
        <w:t>Example Use Cases:</w:t>
      </w:r>
    </w:p>
    <w:p w14:paraId="59CCD3BF" w14:textId="77777777" w:rsidR="00C57B56" w:rsidRDefault="00C57B56" w:rsidP="00C57B56">
      <w:pPr>
        <w:pStyle w:val="FirstParagraph"/>
      </w:pPr>
      <w:r>
        <w:t>1. Different operational parameters for different orbital shells</w:t>
      </w:r>
    </w:p>
    <w:p w14:paraId="21E41D3B" w14:textId="77777777" w:rsidR="00C57B56" w:rsidRDefault="00C57B56" w:rsidP="00C57B56">
      <w:pPr>
        <w:pStyle w:val="FirstParagraph"/>
      </w:pPr>
      <w:r>
        <w:t>2. Multiple constellation types within a single filing</w:t>
      </w:r>
    </w:p>
    <w:p w14:paraId="474227EA" w14:textId="77777777" w:rsidR="00C57B56" w:rsidRDefault="00E44E55" w:rsidP="00C57B56">
      <w:pPr>
        <w:pStyle w:val="Heading4"/>
      </w:pPr>
      <w:r>
        <w:lastRenderedPageBreak/>
        <w:t>6.3.2.3 Action code (act_code)</w:t>
      </w:r>
    </w:p>
    <w:p w14:paraId="500220C9" w14:textId="77777777" w:rsidR="00C57B56" w:rsidRDefault="00C57B56" w:rsidP="00C57B56">
      <w:pPr>
        <w:pStyle w:val="FirstParagraph"/>
      </w:pPr>
      <w:r>
        <w:t xml:space="preserve">The </w:t>
      </w:r>
      <w:r>
        <w:rPr>
          <w:rStyle w:val="VerbatimChar"/>
        </w:rPr>
        <w:t>act_code</w:t>
      </w:r>
      <w:r>
        <w:t xml:space="preserve"> parameter indicates a code (A, M, S) indicating the action to be taken on the scenario:</w:t>
      </w:r>
    </w:p>
    <w:p w14:paraId="7CB0A49E" w14:textId="77777777" w:rsidR="00C57B56" w:rsidRDefault="00C57B56" w:rsidP="005C2DDC">
      <w:pPr>
        <w:pStyle w:val="Compact"/>
        <w:numPr>
          <w:ilvl w:val="0"/>
          <w:numId w:val="36"/>
        </w:numPr>
      </w:pPr>
      <w:r>
        <w:rPr>
          <w:b/>
          <w:bCs/>
        </w:rPr>
        <w:t>Purpose</w:t>
      </w:r>
      <w:r>
        <w:t xml:space="preserve">: </w:t>
      </w:r>
    </w:p>
    <w:p w14:paraId="1FA84D4B" w14:textId="77777777" w:rsidR="00C57B56" w:rsidRDefault="00C57B56" w:rsidP="005C2DDC">
      <w:pPr>
        <w:pStyle w:val="Compact"/>
        <w:numPr>
          <w:ilvl w:val="0"/>
          <w:numId w:val="44"/>
        </w:numPr>
      </w:pPr>
      <w:r>
        <w:t>Identify added, modified or suppressed scenarios</w:t>
      </w:r>
    </w:p>
    <w:p w14:paraId="16A9EE85" w14:textId="77777777" w:rsidR="00C57B56" w:rsidRDefault="00C57B56" w:rsidP="005C2DDC">
      <w:pPr>
        <w:pStyle w:val="Compact"/>
        <w:numPr>
          <w:ilvl w:val="0"/>
          <w:numId w:val="44"/>
        </w:numPr>
      </w:pPr>
      <w:r>
        <w:t>Identify scenarios to be considered in examination of MOD</w:t>
      </w:r>
    </w:p>
    <w:p w14:paraId="1030279B" w14:textId="77777777" w:rsidR="00C57B56" w:rsidRDefault="00C57B56" w:rsidP="005C2DDC">
      <w:pPr>
        <w:pStyle w:val="Compact"/>
        <w:numPr>
          <w:ilvl w:val="0"/>
          <w:numId w:val="36"/>
        </w:numPr>
      </w:pPr>
      <w:r>
        <w:rPr>
          <w:b/>
          <w:bCs/>
        </w:rPr>
        <w:t>Usage</w:t>
      </w:r>
      <w:r>
        <w:t>: To be provided only for MOD for the non-GSO satellite network subject to Article 22 EPFD limits</w:t>
      </w:r>
    </w:p>
    <w:p w14:paraId="226C1D22" w14:textId="77777777" w:rsidR="00C57B56" w:rsidRDefault="00C57B56" w:rsidP="005C2DDC">
      <w:pPr>
        <w:pStyle w:val="Compact"/>
        <w:numPr>
          <w:ilvl w:val="0"/>
          <w:numId w:val="36"/>
        </w:numPr>
      </w:pPr>
      <w:r>
        <w:rPr>
          <w:b/>
          <w:bCs/>
        </w:rPr>
        <w:t>Action codes “A”, “M” Behavior</w:t>
      </w:r>
      <w:r>
        <w:t>: When specified, the scenarios were added or modified and should be considered in examination</w:t>
      </w:r>
    </w:p>
    <w:p w14:paraId="28A66131" w14:textId="77777777" w:rsidR="00C57B56" w:rsidRDefault="00C57B56" w:rsidP="005C2DDC">
      <w:pPr>
        <w:pStyle w:val="Compact"/>
        <w:numPr>
          <w:ilvl w:val="0"/>
          <w:numId w:val="36"/>
        </w:numPr>
      </w:pPr>
      <w:r>
        <w:rPr>
          <w:b/>
          <w:bCs/>
        </w:rPr>
        <w:t>Action code “S” Behavior</w:t>
      </w:r>
      <w:r>
        <w:t xml:space="preserve">: When act_code = “S”, the scenario will be suppressed and should not be considered in examination </w:t>
      </w:r>
    </w:p>
    <w:p w14:paraId="11EB655A" w14:textId="77777777" w:rsidR="00C57B56" w:rsidRPr="00350D2C" w:rsidRDefault="00C57B56" w:rsidP="00C57B56">
      <w:pPr>
        <w:pStyle w:val="BodyText"/>
      </w:pPr>
    </w:p>
    <w:p w14:paraId="0E9BEB4A" w14:textId="77777777" w:rsidR="00C57B56" w:rsidRDefault="00E44E55" w:rsidP="00C57B56">
      <w:pPr>
        <w:pStyle w:val="Heading4"/>
      </w:pPr>
      <w:bookmarkStart w:id="26" w:name="scenario-types-and-examples"/>
      <w:bookmarkEnd w:id="25"/>
      <w:r>
        <w:t>6.3.2.4 Scenario Types and Examples</w:t>
      </w:r>
    </w:p>
    <w:p w14:paraId="0E9E3533" w14:textId="77777777" w:rsidR="00C57B56" w:rsidRDefault="00C57B56" w:rsidP="00C57B56">
      <w:pPr>
        <w:pStyle w:val="FirstParagraph"/>
      </w:pPr>
      <w:r>
        <w:t>Common scenario types include:</w:t>
      </w:r>
    </w:p>
    <w:p w14:paraId="666BABA9" w14:textId="77777777" w:rsidR="00C57B56" w:rsidRDefault="00C57B56" w:rsidP="005C2DDC">
      <w:pPr>
        <w:pStyle w:val="Compact"/>
        <w:numPr>
          <w:ilvl w:val="0"/>
          <w:numId w:val="37"/>
        </w:numPr>
        <w:ind w:hanging="360"/>
      </w:pPr>
      <w:r>
        <w:rPr>
          <w:b/>
          <w:bCs/>
        </w:rPr>
        <w:t>User Terminal Uplink Operations</w:t>
      </w:r>
    </w:p>
    <w:p w14:paraId="4BA54CD5" w14:textId="77777777" w:rsidR="00C57B56" w:rsidRDefault="00C57B56" w:rsidP="005C2DDC">
      <w:pPr>
        <w:pStyle w:val="Compact"/>
        <w:numPr>
          <w:ilvl w:val="1"/>
          <w:numId w:val="36"/>
        </w:numPr>
      </w:pPr>
      <w:r>
        <w:t>Different earth station distributions (density, average distance)</w:t>
      </w:r>
    </w:p>
    <w:p w14:paraId="1F816A70" w14:textId="77777777" w:rsidR="00C57B56" w:rsidRDefault="00C57B56" w:rsidP="005C2DDC">
      <w:pPr>
        <w:pStyle w:val="Compact"/>
        <w:numPr>
          <w:ilvl w:val="1"/>
          <w:numId w:val="36"/>
        </w:numPr>
      </w:pPr>
      <w:r>
        <w:t>Specific exclusion zone angles for user terminals</w:t>
      </w:r>
    </w:p>
    <w:p w14:paraId="42DD031C" w14:textId="77777777" w:rsidR="00C57B56" w:rsidRDefault="00C57B56" w:rsidP="005C2DDC">
      <w:pPr>
        <w:pStyle w:val="Compact"/>
        <w:numPr>
          <w:ilvl w:val="0"/>
          <w:numId w:val="37"/>
        </w:numPr>
        <w:ind w:hanging="360"/>
      </w:pPr>
      <w:r>
        <w:rPr>
          <w:b/>
          <w:bCs/>
        </w:rPr>
        <w:t>Gateway Station Uplink Operations</w:t>
      </w:r>
    </w:p>
    <w:p w14:paraId="33CD1A65" w14:textId="77777777" w:rsidR="00C57B56" w:rsidRDefault="00C57B56" w:rsidP="005C2DDC">
      <w:pPr>
        <w:pStyle w:val="Compact"/>
        <w:numPr>
          <w:ilvl w:val="1"/>
          <w:numId w:val="36"/>
        </w:numPr>
      </w:pPr>
      <w:r>
        <w:t>Different density and distribution patterns</w:t>
      </w:r>
    </w:p>
    <w:p w14:paraId="5E7A6AA2" w14:textId="77777777" w:rsidR="00C57B56" w:rsidRDefault="00C57B56" w:rsidP="005C2DDC">
      <w:pPr>
        <w:pStyle w:val="Compact"/>
        <w:numPr>
          <w:ilvl w:val="1"/>
          <w:numId w:val="36"/>
        </w:numPr>
      </w:pPr>
      <w:r>
        <w:t>May have different exclusion zones</w:t>
      </w:r>
    </w:p>
    <w:p w14:paraId="1959AFCE" w14:textId="77777777" w:rsidR="00C57B56" w:rsidRDefault="00C57B56" w:rsidP="005C2DDC">
      <w:pPr>
        <w:pStyle w:val="Compact"/>
        <w:numPr>
          <w:ilvl w:val="0"/>
          <w:numId w:val="37"/>
        </w:numPr>
        <w:ind w:hanging="360"/>
      </w:pPr>
      <w:r>
        <w:rPr>
          <w:b/>
          <w:bCs/>
        </w:rPr>
        <w:t>User Terminal Downlink Operations</w:t>
      </w:r>
    </w:p>
    <w:p w14:paraId="20BA3B58" w14:textId="77777777" w:rsidR="00C57B56" w:rsidRDefault="00C57B56" w:rsidP="005C2DDC">
      <w:pPr>
        <w:pStyle w:val="Compact"/>
        <w:numPr>
          <w:ilvl w:val="1"/>
          <w:numId w:val="36"/>
        </w:numPr>
      </w:pPr>
      <w:r>
        <w:t>Specific Nco values for user link</w:t>
      </w:r>
    </w:p>
    <w:p w14:paraId="238359B7" w14:textId="77777777" w:rsidR="00C57B56" w:rsidRDefault="00C57B56" w:rsidP="005C2DDC">
      <w:pPr>
        <w:pStyle w:val="Compact"/>
        <w:numPr>
          <w:ilvl w:val="1"/>
          <w:numId w:val="36"/>
        </w:numPr>
      </w:pPr>
      <w:r>
        <w:t>Different latitude-dependent operational parameters</w:t>
      </w:r>
    </w:p>
    <w:p w14:paraId="0115848C" w14:textId="77777777" w:rsidR="00C57B56" w:rsidRDefault="00C57B56" w:rsidP="005C2DDC">
      <w:pPr>
        <w:pStyle w:val="Compact"/>
        <w:numPr>
          <w:ilvl w:val="0"/>
          <w:numId w:val="37"/>
        </w:numPr>
        <w:ind w:hanging="360"/>
      </w:pPr>
      <w:r>
        <w:rPr>
          <w:b/>
          <w:bCs/>
        </w:rPr>
        <w:t>Gateway Station Downlink Operations</w:t>
      </w:r>
    </w:p>
    <w:p w14:paraId="318A91C7" w14:textId="77777777" w:rsidR="00C57B56" w:rsidRDefault="00C57B56" w:rsidP="005C2DDC">
      <w:pPr>
        <w:pStyle w:val="Compact"/>
        <w:numPr>
          <w:ilvl w:val="1"/>
          <w:numId w:val="36"/>
        </w:numPr>
      </w:pPr>
      <w:r>
        <w:t>Different operational characteristics</w:t>
      </w:r>
    </w:p>
    <w:p w14:paraId="2C074B7F" w14:textId="77777777" w:rsidR="00C57B56" w:rsidRDefault="00C57B56" w:rsidP="005C2DDC">
      <w:pPr>
        <w:pStyle w:val="Compact"/>
        <w:numPr>
          <w:ilvl w:val="1"/>
          <w:numId w:val="36"/>
        </w:numPr>
      </w:pPr>
      <w:r>
        <w:t>May operate in different frequency ranges</w:t>
      </w:r>
    </w:p>
    <w:p w14:paraId="2EE82210" w14:textId="77777777" w:rsidR="00C57B56" w:rsidRDefault="00C57B56" w:rsidP="005C2DDC">
      <w:pPr>
        <w:pStyle w:val="Compact"/>
        <w:numPr>
          <w:ilvl w:val="0"/>
          <w:numId w:val="37"/>
        </w:numPr>
        <w:ind w:hanging="360"/>
      </w:pPr>
      <w:r>
        <w:rPr>
          <w:b/>
          <w:bCs/>
        </w:rPr>
        <w:t>Multiple Orbital Configurations</w:t>
      </w:r>
    </w:p>
    <w:p w14:paraId="1A6F969F" w14:textId="77777777" w:rsidR="00C57B56" w:rsidRDefault="00C57B56" w:rsidP="005C2DDC">
      <w:pPr>
        <w:pStyle w:val="Compact"/>
        <w:numPr>
          <w:ilvl w:val="1"/>
          <w:numId w:val="36"/>
        </w:numPr>
      </w:pPr>
      <w:r>
        <w:t>Different scenarios for different orbital sets</w:t>
      </w:r>
    </w:p>
    <w:p w14:paraId="45F20294" w14:textId="77777777" w:rsidR="00C57B56" w:rsidRDefault="00C57B56" w:rsidP="005C2DDC">
      <w:pPr>
        <w:pStyle w:val="Compact"/>
        <w:numPr>
          <w:ilvl w:val="1"/>
          <w:numId w:val="36"/>
        </w:numPr>
      </w:pPr>
      <w:r>
        <w:t xml:space="preserve">Each linked via </w:t>
      </w:r>
      <w:r>
        <w:rPr>
          <w:rStyle w:val="VerbatimChar"/>
        </w:rPr>
        <w:t>orbit_set_id</w:t>
      </w:r>
    </w:p>
    <w:p w14:paraId="7059BB6C" w14:textId="77777777" w:rsidR="00C57B56" w:rsidRDefault="00E44E55" w:rsidP="00C57B56">
      <w:pPr>
        <w:pStyle w:val="Heading3"/>
      </w:pPr>
      <w:bookmarkStart w:id="27" w:name="_Toc228378689"/>
      <w:bookmarkStart w:id="28" w:name="_Toc228382270"/>
      <w:bookmarkStart w:id="29" w:name="epfd_freq-table"/>
      <w:bookmarkEnd w:id="23"/>
      <w:bookmarkEnd w:id="26"/>
      <w:r>
        <w:t>6.3.3 epfd_freq Table</w:t>
      </w:r>
      <w:bookmarkEnd w:id="27"/>
      <w:bookmarkEnd w:id="28"/>
    </w:p>
    <w:p w14:paraId="3D7803B0" w14:textId="77777777" w:rsidR="00C57B56" w:rsidRDefault="00C57B56" w:rsidP="00C57B56">
      <w:pPr>
        <w:pStyle w:val="FirstParagraph"/>
      </w:pPr>
      <w:r>
        <w:t xml:space="preserve">The </w:t>
      </w:r>
      <w:r>
        <w:rPr>
          <w:rStyle w:val="VerbatimChar"/>
        </w:rPr>
        <w:t>epfd_freq</w:t>
      </w:r>
      <w:r>
        <w:t xml:space="preserve"> table contains frequency ranges associated with examination scenarios.</w:t>
      </w:r>
    </w:p>
    <w:p w14:paraId="40324EAE" w14:textId="77777777" w:rsidR="00C57B56" w:rsidRDefault="00E44E55" w:rsidP="00C57B56">
      <w:pPr>
        <w:pStyle w:val="Heading4"/>
      </w:pPr>
      <w:bookmarkStart w:id="30" w:name="table-structure-1"/>
      <w:r>
        <w:t>6.3.3.1 Table Structure</w:t>
      </w:r>
    </w:p>
    <w:tbl>
      <w:tblPr>
        <w:tblStyle w:val="Table"/>
        <w:tblW w:w="5000" w:type="pct"/>
        <w:tblLayout w:type="fixed"/>
        <w:tblLook w:val="0020" w:firstRow="1" w:lastRow="0" w:firstColumn="0" w:lastColumn="0" w:noHBand="0" w:noVBand="0"/>
      </w:tblPr>
      <w:tblGrid>
        <w:gridCol w:w="2357"/>
        <w:gridCol w:w="2160"/>
        <w:gridCol w:w="1373"/>
        <w:gridCol w:w="2553"/>
        <w:gridCol w:w="2357"/>
      </w:tblGrid>
      <w:tr w:rsidR="00C57B56" w14:paraId="677F7739" w14:textId="77777777" w:rsidTr="005C5A9F">
        <w:trPr>
          <w:cnfStyle w:val="100000000000" w:firstRow="1" w:lastRow="0" w:firstColumn="0" w:lastColumn="0" w:oddVBand="0" w:evenVBand="0" w:oddHBand="0" w:evenHBand="0" w:firstRowFirstColumn="0" w:firstRowLastColumn="0" w:lastRowFirstColumn="0" w:lastRowLastColumn="0"/>
          <w:tblHeader/>
        </w:trPr>
        <w:tc>
          <w:tcPr>
            <w:tcW w:w="1728" w:type="dxa"/>
          </w:tcPr>
          <w:p w14:paraId="65013796" w14:textId="77777777" w:rsidR="00C57B56" w:rsidRDefault="00C57B56" w:rsidP="005C5A9F">
            <w:pPr>
              <w:pStyle w:val="Compact"/>
            </w:pPr>
            <w:r>
              <w:t>Field Name</w:t>
            </w:r>
          </w:p>
        </w:tc>
        <w:tc>
          <w:tcPr>
            <w:tcW w:w="1584" w:type="dxa"/>
          </w:tcPr>
          <w:p w14:paraId="7ABE4F2E" w14:textId="77777777" w:rsidR="00C57B56" w:rsidRDefault="00C57B56" w:rsidP="005C5A9F">
            <w:pPr>
              <w:pStyle w:val="Compact"/>
            </w:pPr>
            <w:r>
              <w:t>Data Type</w:t>
            </w:r>
          </w:p>
        </w:tc>
        <w:tc>
          <w:tcPr>
            <w:tcW w:w="1007" w:type="dxa"/>
          </w:tcPr>
          <w:p w14:paraId="71F081CF" w14:textId="77777777" w:rsidR="00C57B56" w:rsidRDefault="00C57B56" w:rsidP="005C5A9F">
            <w:pPr>
              <w:pStyle w:val="Compact"/>
            </w:pPr>
            <w:r>
              <w:t>Units</w:t>
            </w:r>
          </w:p>
        </w:tc>
        <w:tc>
          <w:tcPr>
            <w:tcW w:w="1872" w:type="dxa"/>
          </w:tcPr>
          <w:p w14:paraId="32B0C3D5" w14:textId="77777777" w:rsidR="00C57B56" w:rsidRDefault="00C57B56" w:rsidP="005C5A9F">
            <w:pPr>
              <w:pStyle w:val="Compact"/>
            </w:pPr>
            <w:r>
              <w:t>Description</w:t>
            </w:r>
          </w:p>
        </w:tc>
        <w:tc>
          <w:tcPr>
            <w:tcW w:w="1728" w:type="dxa"/>
          </w:tcPr>
          <w:p w14:paraId="42558FEE" w14:textId="77777777" w:rsidR="00C57B56" w:rsidRDefault="00C57B56" w:rsidP="005C5A9F">
            <w:pPr>
              <w:pStyle w:val="Compact"/>
            </w:pPr>
            <w:r>
              <w:t>Validation</w:t>
            </w:r>
          </w:p>
        </w:tc>
      </w:tr>
      <w:tr w:rsidR="00C57B56" w14:paraId="34207E9D" w14:textId="77777777" w:rsidTr="005C5A9F">
        <w:tc>
          <w:tcPr>
            <w:tcW w:w="1728" w:type="dxa"/>
          </w:tcPr>
          <w:p w14:paraId="200DB6C7" w14:textId="77777777" w:rsidR="00C57B56" w:rsidRDefault="00C57B56" w:rsidP="005C5A9F">
            <w:pPr>
              <w:pStyle w:val="Compact"/>
            </w:pPr>
            <w:r>
              <w:rPr>
                <w:b/>
                <w:bCs/>
              </w:rPr>
              <w:t>ntc_id</w:t>
            </w:r>
          </w:p>
        </w:tc>
        <w:tc>
          <w:tcPr>
            <w:tcW w:w="1584" w:type="dxa"/>
          </w:tcPr>
          <w:p w14:paraId="4929A771" w14:textId="77777777" w:rsidR="00C57B56" w:rsidRDefault="00C57B56" w:rsidP="005C5A9F">
            <w:pPr>
              <w:pStyle w:val="Compact"/>
            </w:pPr>
            <w:r>
              <w:t>Number(9)</w:t>
            </w:r>
          </w:p>
        </w:tc>
        <w:tc>
          <w:tcPr>
            <w:tcW w:w="1007" w:type="dxa"/>
          </w:tcPr>
          <w:p w14:paraId="5E0967E6" w14:textId="77777777" w:rsidR="00C57B56" w:rsidRDefault="00C57B56" w:rsidP="005C5A9F">
            <w:pPr>
              <w:pStyle w:val="Compact"/>
            </w:pPr>
            <w:r>
              <w:t>-</w:t>
            </w:r>
          </w:p>
        </w:tc>
        <w:tc>
          <w:tcPr>
            <w:tcW w:w="1872" w:type="dxa"/>
          </w:tcPr>
          <w:p w14:paraId="29E3D832" w14:textId="77777777" w:rsidR="00C57B56" w:rsidRDefault="00C57B56" w:rsidP="005C5A9F">
            <w:pPr>
              <w:pStyle w:val="Compact"/>
            </w:pPr>
            <w:r>
              <w:t>Unique identifier of the notice</w:t>
            </w:r>
          </w:p>
        </w:tc>
        <w:tc>
          <w:tcPr>
            <w:tcW w:w="1728" w:type="dxa"/>
          </w:tcPr>
          <w:p w14:paraId="24E9B063" w14:textId="77777777" w:rsidR="00C57B56" w:rsidRDefault="00C57B56" w:rsidP="005C5A9F">
            <w:pPr>
              <w:pStyle w:val="Compact"/>
            </w:pPr>
            <w:r>
              <w:t>Foreign Key, NOT NULL</w:t>
            </w:r>
          </w:p>
        </w:tc>
      </w:tr>
      <w:tr w:rsidR="00C57B56" w14:paraId="75F78A70" w14:textId="77777777" w:rsidTr="005C5A9F">
        <w:tc>
          <w:tcPr>
            <w:tcW w:w="1728" w:type="dxa"/>
          </w:tcPr>
          <w:p w14:paraId="5DA60CCC" w14:textId="77777777" w:rsidR="00C57B56" w:rsidRDefault="00C57B56" w:rsidP="005C5A9F">
            <w:pPr>
              <w:pStyle w:val="Compact"/>
            </w:pPr>
            <w:r>
              <w:rPr>
                <w:b/>
                <w:bCs/>
              </w:rPr>
              <w:t>scen_id</w:t>
            </w:r>
          </w:p>
        </w:tc>
        <w:tc>
          <w:tcPr>
            <w:tcW w:w="1584" w:type="dxa"/>
          </w:tcPr>
          <w:p w14:paraId="4645DE0D" w14:textId="77777777" w:rsidR="00C57B56" w:rsidRDefault="00C57B56" w:rsidP="005C5A9F">
            <w:pPr>
              <w:pStyle w:val="Compact"/>
            </w:pPr>
            <w:r>
              <w:t>Number(9)</w:t>
            </w:r>
          </w:p>
        </w:tc>
        <w:tc>
          <w:tcPr>
            <w:tcW w:w="1007" w:type="dxa"/>
          </w:tcPr>
          <w:p w14:paraId="016480CD" w14:textId="77777777" w:rsidR="00C57B56" w:rsidRDefault="00C57B56" w:rsidP="005C5A9F">
            <w:pPr>
              <w:pStyle w:val="Compact"/>
            </w:pPr>
            <w:r>
              <w:t>-</w:t>
            </w:r>
          </w:p>
        </w:tc>
        <w:tc>
          <w:tcPr>
            <w:tcW w:w="1872" w:type="dxa"/>
          </w:tcPr>
          <w:p w14:paraId="07ADF76B" w14:textId="77777777" w:rsidR="00C57B56" w:rsidRDefault="00C57B56" w:rsidP="005C5A9F">
            <w:pPr>
              <w:pStyle w:val="Compact"/>
            </w:pPr>
            <w:r>
              <w:t>Identifier of the examination scenario</w:t>
            </w:r>
          </w:p>
        </w:tc>
        <w:tc>
          <w:tcPr>
            <w:tcW w:w="1728" w:type="dxa"/>
          </w:tcPr>
          <w:p w14:paraId="37F9672A" w14:textId="77777777" w:rsidR="00C57B56" w:rsidRDefault="00C57B56" w:rsidP="005C5A9F">
            <w:pPr>
              <w:pStyle w:val="Compact"/>
            </w:pPr>
            <w:r>
              <w:t>Foreign Key, NOT NULL</w:t>
            </w:r>
          </w:p>
        </w:tc>
      </w:tr>
      <w:tr w:rsidR="00C57B56" w14:paraId="2E3F9D93" w14:textId="77777777" w:rsidTr="005C5A9F">
        <w:tc>
          <w:tcPr>
            <w:tcW w:w="1728" w:type="dxa"/>
          </w:tcPr>
          <w:p w14:paraId="3486DA7B" w14:textId="77777777" w:rsidR="00C57B56" w:rsidRDefault="00C57B56" w:rsidP="005C5A9F">
            <w:pPr>
              <w:pStyle w:val="Compact"/>
            </w:pPr>
            <w:r>
              <w:rPr>
                <w:b/>
                <w:bCs/>
              </w:rPr>
              <w:t>seq_no</w:t>
            </w:r>
          </w:p>
        </w:tc>
        <w:tc>
          <w:tcPr>
            <w:tcW w:w="1584" w:type="dxa"/>
          </w:tcPr>
          <w:p w14:paraId="34787AD3" w14:textId="77777777" w:rsidR="00C57B56" w:rsidRDefault="00C57B56" w:rsidP="005C5A9F">
            <w:pPr>
              <w:pStyle w:val="Compact"/>
            </w:pPr>
            <w:r>
              <w:t>Number(4)</w:t>
            </w:r>
          </w:p>
        </w:tc>
        <w:tc>
          <w:tcPr>
            <w:tcW w:w="1007" w:type="dxa"/>
          </w:tcPr>
          <w:p w14:paraId="0D0CB7D6" w14:textId="77777777" w:rsidR="00C57B56" w:rsidRDefault="00C57B56" w:rsidP="005C5A9F">
            <w:pPr>
              <w:pStyle w:val="Compact"/>
            </w:pPr>
            <w:r>
              <w:t>-</w:t>
            </w:r>
          </w:p>
        </w:tc>
        <w:tc>
          <w:tcPr>
            <w:tcW w:w="1872" w:type="dxa"/>
          </w:tcPr>
          <w:p w14:paraId="3BF555A6" w14:textId="77777777" w:rsidR="00C57B56" w:rsidRDefault="00C57B56" w:rsidP="005C5A9F">
            <w:pPr>
              <w:pStyle w:val="Compact"/>
            </w:pPr>
            <w:r>
              <w:t>Sequence number for multiple frequency ranges</w:t>
            </w:r>
          </w:p>
        </w:tc>
        <w:tc>
          <w:tcPr>
            <w:tcW w:w="1728" w:type="dxa"/>
          </w:tcPr>
          <w:p w14:paraId="4DE39107" w14:textId="77777777" w:rsidR="00C57B56" w:rsidRDefault="00C57B56" w:rsidP="005C5A9F">
            <w:pPr>
              <w:pStyle w:val="Compact"/>
            </w:pPr>
            <w:r>
              <w:t>Primary Key, &gt; 0</w:t>
            </w:r>
          </w:p>
        </w:tc>
      </w:tr>
      <w:tr w:rsidR="00C57B56" w14:paraId="64B821D2" w14:textId="77777777" w:rsidTr="005C5A9F">
        <w:tc>
          <w:tcPr>
            <w:tcW w:w="1728" w:type="dxa"/>
          </w:tcPr>
          <w:p w14:paraId="598CD6AF" w14:textId="77777777" w:rsidR="00C57B56" w:rsidRDefault="00C57B56" w:rsidP="005C5A9F">
            <w:pPr>
              <w:pStyle w:val="Compact"/>
            </w:pPr>
            <w:r>
              <w:rPr>
                <w:b/>
                <w:bCs/>
              </w:rPr>
              <w:lastRenderedPageBreak/>
              <w:t>emi_rcp</w:t>
            </w:r>
          </w:p>
        </w:tc>
        <w:tc>
          <w:tcPr>
            <w:tcW w:w="1584" w:type="dxa"/>
          </w:tcPr>
          <w:p w14:paraId="0B14DFF4" w14:textId="77777777" w:rsidR="00C57B56" w:rsidRDefault="00C57B56" w:rsidP="005C5A9F">
            <w:pPr>
              <w:pStyle w:val="Compact"/>
            </w:pPr>
            <w:r>
              <w:t>Text(1)</w:t>
            </w:r>
          </w:p>
        </w:tc>
        <w:tc>
          <w:tcPr>
            <w:tcW w:w="1007" w:type="dxa"/>
          </w:tcPr>
          <w:p w14:paraId="3AE04817" w14:textId="77777777" w:rsidR="00C57B56" w:rsidRDefault="00C57B56" w:rsidP="005C5A9F">
            <w:pPr>
              <w:pStyle w:val="Compact"/>
            </w:pPr>
            <w:r>
              <w:t>-</w:t>
            </w:r>
          </w:p>
        </w:tc>
        <w:tc>
          <w:tcPr>
            <w:tcW w:w="1872" w:type="dxa"/>
          </w:tcPr>
          <w:p w14:paraId="493A79E4" w14:textId="77777777" w:rsidR="00C57B56" w:rsidRDefault="00C57B56" w:rsidP="005C5A9F">
            <w:pPr>
              <w:pStyle w:val="Compact"/>
            </w:pPr>
            <w:r>
              <w:t>Direction of emission (“E” = Earth-to-space, “R” = space-to-Earth)</w:t>
            </w:r>
          </w:p>
        </w:tc>
        <w:tc>
          <w:tcPr>
            <w:tcW w:w="1728" w:type="dxa"/>
          </w:tcPr>
          <w:p w14:paraId="6362EA01" w14:textId="77777777" w:rsidR="00C57B56" w:rsidRDefault="00C57B56" w:rsidP="005C5A9F">
            <w:pPr>
              <w:pStyle w:val="Compact"/>
            </w:pPr>
            <w:r>
              <w:t>“E” or “R”, NOT NULL</w:t>
            </w:r>
          </w:p>
        </w:tc>
      </w:tr>
      <w:tr w:rsidR="00C57B56" w14:paraId="7CCE4080" w14:textId="77777777" w:rsidTr="005C5A9F">
        <w:tc>
          <w:tcPr>
            <w:tcW w:w="1728" w:type="dxa"/>
          </w:tcPr>
          <w:p w14:paraId="06F65FFE" w14:textId="77777777" w:rsidR="00C57B56" w:rsidRDefault="00C57B56" w:rsidP="005C5A9F">
            <w:pPr>
              <w:pStyle w:val="Compact"/>
            </w:pPr>
            <w:r>
              <w:rPr>
                <w:b/>
                <w:bCs/>
              </w:rPr>
              <w:t>freq_min</w:t>
            </w:r>
          </w:p>
        </w:tc>
        <w:tc>
          <w:tcPr>
            <w:tcW w:w="1584" w:type="dxa"/>
          </w:tcPr>
          <w:p w14:paraId="34CD3990" w14:textId="77777777" w:rsidR="00C57B56" w:rsidRDefault="00C57B56" w:rsidP="005C5A9F">
            <w:pPr>
              <w:pStyle w:val="Compact"/>
            </w:pPr>
            <w:r>
              <w:t>Number(12)</w:t>
            </w:r>
          </w:p>
        </w:tc>
        <w:tc>
          <w:tcPr>
            <w:tcW w:w="1007" w:type="dxa"/>
          </w:tcPr>
          <w:p w14:paraId="40261C2F" w14:textId="77777777" w:rsidR="00C57B56" w:rsidRDefault="00C57B56" w:rsidP="005C5A9F">
            <w:pPr>
              <w:pStyle w:val="Compact"/>
            </w:pPr>
            <w:r>
              <w:t>MHz</w:t>
            </w:r>
          </w:p>
        </w:tc>
        <w:tc>
          <w:tcPr>
            <w:tcW w:w="1872" w:type="dxa"/>
          </w:tcPr>
          <w:p w14:paraId="11140CDF" w14:textId="77777777" w:rsidR="00C57B56" w:rsidRDefault="00C57B56" w:rsidP="005C5A9F">
            <w:pPr>
              <w:pStyle w:val="Compact"/>
            </w:pPr>
            <w:r>
              <w:t>Minimum frequency of the range</w:t>
            </w:r>
          </w:p>
        </w:tc>
        <w:tc>
          <w:tcPr>
            <w:tcW w:w="1728" w:type="dxa"/>
          </w:tcPr>
          <w:p w14:paraId="493E79AA" w14:textId="77777777" w:rsidR="00C57B56" w:rsidRDefault="00C57B56" w:rsidP="005C5A9F">
            <w:pPr>
              <w:pStyle w:val="Compact"/>
            </w:pPr>
            <w:r>
              <w:t>&gt; 0, NOT NULL, only within bands subject to Article 22 EPFD limits</w:t>
            </w:r>
          </w:p>
        </w:tc>
      </w:tr>
      <w:tr w:rsidR="00C57B56" w14:paraId="3AF20D3F" w14:textId="77777777" w:rsidTr="005C5A9F">
        <w:tc>
          <w:tcPr>
            <w:tcW w:w="1728" w:type="dxa"/>
          </w:tcPr>
          <w:p w14:paraId="0F8D7539" w14:textId="77777777" w:rsidR="00C57B56" w:rsidRDefault="00C57B56" w:rsidP="005C5A9F">
            <w:pPr>
              <w:pStyle w:val="Compact"/>
            </w:pPr>
            <w:r>
              <w:rPr>
                <w:b/>
                <w:bCs/>
              </w:rPr>
              <w:t>freq_max</w:t>
            </w:r>
          </w:p>
        </w:tc>
        <w:tc>
          <w:tcPr>
            <w:tcW w:w="1584" w:type="dxa"/>
          </w:tcPr>
          <w:p w14:paraId="40D6D5F6" w14:textId="77777777" w:rsidR="00C57B56" w:rsidRDefault="00C57B56" w:rsidP="005C5A9F">
            <w:pPr>
              <w:pStyle w:val="Compact"/>
            </w:pPr>
            <w:r>
              <w:t>Number(12)</w:t>
            </w:r>
          </w:p>
        </w:tc>
        <w:tc>
          <w:tcPr>
            <w:tcW w:w="1007" w:type="dxa"/>
          </w:tcPr>
          <w:p w14:paraId="0CDB186F" w14:textId="77777777" w:rsidR="00C57B56" w:rsidRDefault="00C57B56" w:rsidP="005C5A9F">
            <w:pPr>
              <w:pStyle w:val="Compact"/>
            </w:pPr>
            <w:r>
              <w:t>MHz</w:t>
            </w:r>
          </w:p>
        </w:tc>
        <w:tc>
          <w:tcPr>
            <w:tcW w:w="1872" w:type="dxa"/>
          </w:tcPr>
          <w:p w14:paraId="4C451A8A" w14:textId="77777777" w:rsidR="00C57B56" w:rsidRDefault="00C57B56" w:rsidP="005C5A9F">
            <w:pPr>
              <w:pStyle w:val="Compact"/>
            </w:pPr>
            <w:r>
              <w:t>Maximum frequency of the range</w:t>
            </w:r>
          </w:p>
        </w:tc>
        <w:tc>
          <w:tcPr>
            <w:tcW w:w="1728" w:type="dxa"/>
          </w:tcPr>
          <w:p w14:paraId="1217ED2A" w14:textId="77777777" w:rsidR="00C57B56" w:rsidRDefault="00C57B56" w:rsidP="005C5A9F">
            <w:pPr>
              <w:pStyle w:val="Compact"/>
            </w:pPr>
            <w:r>
              <w:t>&gt; freq_min, NOT NULL, only within bands subject to Article 22 EPFD limits</w:t>
            </w:r>
          </w:p>
        </w:tc>
      </w:tr>
    </w:tbl>
    <w:p w14:paraId="72F2EB12" w14:textId="77777777" w:rsidR="00C57B56" w:rsidRDefault="00E44E55" w:rsidP="00C57B56">
      <w:pPr>
        <w:pStyle w:val="Heading4"/>
      </w:pPr>
      <w:bookmarkStart w:id="31" w:name="frequency-range-association"/>
      <w:bookmarkEnd w:id="30"/>
      <w:r>
        <w:t>6.3.3.2 Frequency Range Association</w:t>
      </w:r>
    </w:p>
    <w:p w14:paraId="6C3112CA" w14:textId="77777777" w:rsidR="00C57B56" w:rsidRDefault="00C57B56" w:rsidP="00C57B56">
      <w:pPr>
        <w:pStyle w:val="FirstParagraph"/>
      </w:pPr>
      <w:r>
        <w:t>Each scenario must have at least one associated frequency range. Multiple frequency ranges can be associated with a single scenario if the operational parameters are identical across those ranges.</w:t>
      </w:r>
    </w:p>
    <w:p w14:paraId="31AAB5F6" w14:textId="77777777" w:rsidR="00C57B56" w:rsidRDefault="00E44E55" w:rsidP="00C57B56">
      <w:pPr>
        <w:pStyle w:val="Heading2"/>
      </w:pPr>
      <w:bookmarkStart w:id="32" w:name="_Toc228382271"/>
      <w:bookmarkStart w:id="33" w:name="orbital-configuration-parameters"/>
      <w:bookmarkEnd w:id="17"/>
      <w:bookmarkEnd w:id="29"/>
      <w:bookmarkEnd w:id="31"/>
      <w:r>
        <w:t>6.4. Orbital Configuration Parameters</w:t>
      </w:r>
      <w:bookmarkEnd w:id="32"/>
    </w:p>
    <w:p w14:paraId="7D136B77" w14:textId="77777777" w:rsidR="00C57B56" w:rsidRDefault="00E44E55" w:rsidP="00C57B56">
      <w:pPr>
        <w:pStyle w:val="Heading3"/>
      </w:pPr>
      <w:bookmarkStart w:id="34" w:name="_Toc228378691"/>
      <w:bookmarkStart w:id="35" w:name="_Toc228382272"/>
      <w:bookmarkStart w:id="36" w:name="orbit-table"/>
      <w:r>
        <w:t>6.4.1 orbit Table</w:t>
      </w:r>
      <w:bookmarkEnd w:id="34"/>
      <w:bookmarkEnd w:id="35"/>
    </w:p>
    <w:p w14:paraId="6D0EB0E9" w14:textId="77777777" w:rsidR="00C57B56" w:rsidRDefault="00C57B56" w:rsidP="00C57B56">
      <w:pPr>
        <w:pStyle w:val="FirstParagraph"/>
      </w:pPr>
      <w:r>
        <w:t xml:space="preserve">The </w:t>
      </w:r>
      <w:r>
        <w:rPr>
          <w:rStyle w:val="VerbatimChar"/>
        </w:rPr>
        <w:t>orbit</w:t>
      </w:r>
      <w:r>
        <w:t xml:space="preserve"> table defines the orbital parameters for each satellite or orbital plane.</w:t>
      </w:r>
    </w:p>
    <w:p w14:paraId="67A5BE13" w14:textId="77777777" w:rsidR="00C57B56" w:rsidRDefault="00E44E55" w:rsidP="00C57B56">
      <w:pPr>
        <w:pStyle w:val="Heading4"/>
      </w:pPr>
      <w:bookmarkStart w:id="37" w:name="enhanced-table-structure"/>
      <w:r>
        <w:t>6.4.1.1 Enhanced Table Structure</w:t>
      </w:r>
    </w:p>
    <w:tbl>
      <w:tblPr>
        <w:tblStyle w:val="Table"/>
        <w:tblW w:w="5000" w:type="pct"/>
        <w:tblLayout w:type="fixed"/>
        <w:tblLook w:val="0020" w:firstRow="1" w:lastRow="0" w:firstColumn="0" w:lastColumn="0" w:noHBand="0" w:noVBand="0"/>
      </w:tblPr>
      <w:tblGrid>
        <w:gridCol w:w="2355"/>
        <w:gridCol w:w="2160"/>
        <w:gridCol w:w="1374"/>
        <w:gridCol w:w="2554"/>
        <w:gridCol w:w="2357"/>
      </w:tblGrid>
      <w:tr w:rsidR="00C57B56" w14:paraId="54D8BF08" w14:textId="77777777" w:rsidTr="005C5A9F">
        <w:trPr>
          <w:cnfStyle w:val="100000000000" w:firstRow="1" w:lastRow="0" w:firstColumn="0" w:lastColumn="0" w:oddVBand="0" w:evenVBand="0" w:oddHBand="0" w:evenHBand="0" w:firstRowFirstColumn="0" w:firstRowLastColumn="0" w:lastRowFirstColumn="0" w:lastRowLastColumn="0"/>
          <w:tblHeader/>
        </w:trPr>
        <w:tc>
          <w:tcPr>
            <w:tcW w:w="2051" w:type="dxa"/>
          </w:tcPr>
          <w:p w14:paraId="5C79BA3D" w14:textId="77777777" w:rsidR="00C57B56" w:rsidRDefault="00C57B56" w:rsidP="005C5A9F">
            <w:pPr>
              <w:pStyle w:val="Compact"/>
            </w:pPr>
            <w:r>
              <w:t>Field Name</w:t>
            </w:r>
          </w:p>
        </w:tc>
        <w:tc>
          <w:tcPr>
            <w:tcW w:w="1881" w:type="dxa"/>
          </w:tcPr>
          <w:p w14:paraId="44EAA01C" w14:textId="77777777" w:rsidR="00C57B56" w:rsidRDefault="00C57B56" w:rsidP="005C5A9F">
            <w:pPr>
              <w:pStyle w:val="Compact"/>
            </w:pPr>
            <w:r>
              <w:t>Data Type</w:t>
            </w:r>
          </w:p>
        </w:tc>
        <w:tc>
          <w:tcPr>
            <w:tcW w:w="1199" w:type="dxa"/>
          </w:tcPr>
          <w:p w14:paraId="780D25DD" w14:textId="77777777" w:rsidR="00C57B56" w:rsidRDefault="00C57B56" w:rsidP="005C5A9F">
            <w:pPr>
              <w:pStyle w:val="Compact"/>
            </w:pPr>
            <w:r>
              <w:t>Units</w:t>
            </w:r>
          </w:p>
        </w:tc>
        <w:tc>
          <w:tcPr>
            <w:tcW w:w="2223" w:type="dxa"/>
          </w:tcPr>
          <w:p w14:paraId="2B728B5E" w14:textId="77777777" w:rsidR="00C57B56" w:rsidRDefault="00C57B56" w:rsidP="005C5A9F">
            <w:pPr>
              <w:pStyle w:val="Compact"/>
            </w:pPr>
            <w:r>
              <w:t>Description</w:t>
            </w:r>
          </w:p>
        </w:tc>
        <w:tc>
          <w:tcPr>
            <w:tcW w:w="2052" w:type="dxa"/>
          </w:tcPr>
          <w:p w14:paraId="64596731" w14:textId="77777777" w:rsidR="00C57B56" w:rsidRDefault="00C57B56" w:rsidP="005C5A9F">
            <w:pPr>
              <w:pStyle w:val="Compact"/>
            </w:pPr>
            <w:r>
              <w:t>Validation</w:t>
            </w:r>
          </w:p>
        </w:tc>
      </w:tr>
      <w:tr w:rsidR="00C57B56" w14:paraId="33ADDAE6" w14:textId="77777777" w:rsidTr="005C5A9F">
        <w:tc>
          <w:tcPr>
            <w:tcW w:w="2051" w:type="dxa"/>
          </w:tcPr>
          <w:p w14:paraId="1A2575E4" w14:textId="77777777" w:rsidR="00C57B56" w:rsidRDefault="00C57B56" w:rsidP="005C5A9F">
            <w:pPr>
              <w:pStyle w:val="Compact"/>
            </w:pPr>
            <w:r>
              <w:rPr>
                <w:b/>
                <w:bCs/>
              </w:rPr>
              <w:t>ntc_id</w:t>
            </w:r>
          </w:p>
        </w:tc>
        <w:tc>
          <w:tcPr>
            <w:tcW w:w="1881" w:type="dxa"/>
          </w:tcPr>
          <w:p w14:paraId="2A287975" w14:textId="77777777" w:rsidR="00C57B56" w:rsidRDefault="00C57B56" w:rsidP="005C5A9F">
            <w:pPr>
              <w:pStyle w:val="Compact"/>
            </w:pPr>
            <w:r>
              <w:t>Number(9)</w:t>
            </w:r>
          </w:p>
        </w:tc>
        <w:tc>
          <w:tcPr>
            <w:tcW w:w="1199" w:type="dxa"/>
          </w:tcPr>
          <w:p w14:paraId="6DC837DF" w14:textId="77777777" w:rsidR="00C57B56" w:rsidRDefault="00C57B56" w:rsidP="005C5A9F">
            <w:pPr>
              <w:pStyle w:val="Compact"/>
            </w:pPr>
            <w:r>
              <w:t>-</w:t>
            </w:r>
          </w:p>
        </w:tc>
        <w:tc>
          <w:tcPr>
            <w:tcW w:w="2223" w:type="dxa"/>
          </w:tcPr>
          <w:p w14:paraId="351452F5" w14:textId="77777777" w:rsidR="00C57B56" w:rsidRDefault="00C57B56" w:rsidP="005C5A9F">
            <w:pPr>
              <w:pStyle w:val="Compact"/>
            </w:pPr>
            <w:r>
              <w:t>Unique identifier of the notice</w:t>
            </w:r>
          </w:p>
        </w:tc>
        <w:tc>
          <w:tcPr>
            <w:tcW w:w="2052" w:type="dxa"/>
          </w:tcPr>
          <w:p w14:paraId="67BF5F09" w14:textId="77777777" w:rsidR="00C57B56" w:rsidRDefault="00C57B56" w:rsidP="005C5A9F">
            <w:pPr>
              <w:pStyle w:val="Compact"/>
            </w:pPr>
            <w:r>
              <w:t>Foreign Key, NOT NULL</w:t>
            </w:r>
          </w:p>
        </w:tc>
      </w:tr>
      <w:tr w:rsidR="00C57B56" w14:paraId="59191CD1" w14:textId="77777777" w:rsidTr="005C5A9F">
        <w:tc>
          <w:tcPr>
            <w:tcW w:w="2051" w:type="dxa"/>
          </w:tcPr>
          <w:p w14:paraId="2FB38259" w14:textId="77777777" w:rsidR="00C57B56" w:rsidRDefault="00C57B56" w:rsidP="005C5A9F">
            <w:pPr>
              <w:pStyle w:val="Compact"/>
            </w:pPr>
            <w:r>
              <w:rPr>
                <w:b/>
                <w:bCs/>
              </w:rPr>
              <w:t>orb_id</w:t>
            </w:r>
          </w:p>
        </w:tc>
        <w:tc>
          <w:tcPr>
            <w:tcW w:w="1881" w:type="dxa"/>
          </w:tcPr>
          <w:p w14:paraId="149C4D2D" w14:textId="77777777" w:rsidR="00C57B56" w:rsidRDefault="00C57B56" w:rsidP="005C5A9F">
            <w:pPr>
              <w:pStyle w:val="Compact"/>
            </w:pPr>
            <w:r>
              <w:t>Number(2)</w:t>
            </w:r>
          </w:p>
        </w:tc>
        <w:tc>
          <w:tcPr>
            <w:tcW w:w="1199" w:type="dxa"/>
          </w:tcPr>
          <w:p w14:paraId="4B497DB4" w14:textId="77777777" w:rsidR="00C57B56" w:rsidRDefault="00C57B56" w:rsidP="005C5A9F">
            <w:pPr>
              <w:pStyle w:val="Compact"/>
            </w:pPr>
            <w:r>
              <w:t>-</w:t>
            </w:r>
          </w:p>
        </w:tc>
        <w:tc>
          <w:tcPr>
            <w:tcW w:w="2223" w:type="dxa"/>
          </w:tcPr>
          <w:p w14:paraId="5D6851BC" w14:textId="77777777" w:rsidR="00C57B56" w:rsidRDefault="00C57B56" w:rsidP="005C5A9F">
            <w:pPr>
              <w:pStyle w:val="Compact"/>
            </w:pPr>
            <w:r>
              <w:t>Sequence number of the orbital plane</w:t>
            </w:r>
          </w:p>
        </w:tc>
        <w:tc>
          <w:tcPr>
            <w:tcW w:w="2052" w:type="dxa"/>
          </w:tcPr>
          <w:p w14:paraId="06146FFE" w14:textId="77777777" w:rsidR="00C57B56" w:rsidRDefault="00C57B56" w:rsidP="005C5A9F">
            <w:pPr>
              <w:pStyle w:val="Compact"/>
            </w:pPr>
            <w:r>
              <w:t>Primary Key, NOT NULL, &gt; 0</w:t>
            </w:r>
          </w:p>
        </w:tc>
      </w:tr>
      <w:tr w:rsidR="00C57B56" w14:paraId="735C5744" w14:textId="77777777" w:rsidTr="005C5A9F">
        <w:tc>
          <w:tcPr>
            <w:tcW w:w="2051" w:type="dxa"/>
          </w:tcPr>
          <w:p w14:paraId="33736AF3" w14:textId="77777777" w:rsidR="00C57B56" w:rsidRDefault="00C57B56" w:rsidP="005C5A9F">
            <w:pPr>
              <w:pStyle w:val="Compact"/>
              <w:rPr>
                <w:b/>
                <w:bCs/>
              </w:rPr>
            </w:pPr>
            <w:r>
              <w:rPr>
                <w:b/>
                <w:bCs/>
              </w:rPr>
              <w:t>act_code</w:t>
            </w:r>
          </w:p>
        </w:tc>
        <w:tc>
          <w:tcPr>
            <w:tcW w:w="1881" w:type="dxa"/>
          </w:tcPr>
          <w:p w14:paraId="6DDAAAC4" w14:textId="77777777" w:rsidR="00C57B56" w:rsidRDefault="00C57B56" w:rsidP="005C5A9F">
            <w:pPr>
              <w:pStyle w:val="Compact"/>
            </w:pPr>
            <w:r>
              <w:t>Text (1)</w:t>
            </w:r>
          </w:p>
        </w:tc>
        <w:tc>
          <w:tcPr>
            <w:tcW w:w="1199" w:type="dxa"/>
          </w:tcPr>
          <w:p w14:paraId="78D60DC5" w14:textId="77777777" w:rsidR="00C57B56" w:rsidRDefault="00C57B56" w:rsidP="005C5A9F">
            <w:pPr>
              <w:pStyle w:val="Compact"/>
            </w:pPr>
            <w:r>
              <w:t>-</w:t>
            </w:r>
          </w:p>
        </w:tc>
        <w:tc>
          <w:tcPr>
            <w:tcW w:w="2223" w:type="dxa"/>
          </w:tcPr>
          <w:p w14:paraId="46DB4669" w14:textId="77777777" w:rsidR="00C57B56" w:rsidRDefault="00C57B56" w:rsidP="005C5A9F">
            <w:pPr>
              <w:pStyle w:val="Compact"/>
            </w:pPr>
            <w:r>
              <w:t>Code indicating the action to be taken on the entity (“A” – add, “M” – modify, “S”- suppress)</w:t>
            </w:r>
          </w:p>
        </w:tc>
        <w:tc>
          <w:tcPr>
            <w:tcW w:w="2052" w:type="dxa"/>
          </w:tcPr>
          <w:p w14:paraId="6529101F" w14:textId="77777777" w:rsidR="00C57B56" w:rsidRDefault="00C57B56" w:rsidP="005C5A9F">
            <w:pPr>
              <w:pStyle w:val="Compact"/>
            </w:pPr>
            <w:r>
              <w:t>NULL, or for MOD NULL or “A” or ”M” or ”S”</w:t>
            </w:r>
          </w:p>
        </w:tc>
      </w:tr>
      <w:tr w:rsidR="00C57B56" w14:paraId="2F1489FE" w14:textId="77777777" w:rsidTr="005C5A9F">
        <w:tc>
          <w:tcPr>
            <w:tcW w:w="2051" w:type="dxa"/>
          </w:tcPr>
          <w:p w14:paraId="388CBC05" w14:textId="77777777" w:rsidR="00C57B56" w:rsidRDefault="00C57B56" w:rsidP="005C5A9F">
            <w:pPr>
              <w:pStyle w:val="Compact"/>
            </w:pPr>
            <w:r>
              <w:rPr>
                <w:b/>
                <w:bCs/>
              </w:rPr>
              <w:t>orbit_set_id</w:t>
            </w:r>
          </w:p>
        </w:tc>
        <w:tc>
          <w:tcPr>
            <w:tcW w:w="1881" w:type="dxa"/>
          </w:tcPr>
          <w:p w14:paraId="0A15F073" w14:textId="77777777" w:rsidR="00C57B56" w:rsidRDefault="00C57B56" w:rsidP="005C5A9F">
            <w:pPr>
              <w:pStyle w:val="Compact"/>
            </w:pPr>
            <w:r>
              <w:t>Number(4)</w:t>
            </w:r>
          </w:p>
        </w:tc>
        <w:tc>
          <w:tcPr>
            <w:tcW w:w="1199" w:type="dxa"/>
          </w:tcPr>
          <w:p w14:paraId="06B61D16" w14:textId="77777777" w:rsidR="00C57B56" w:rsidRDefault="00C57B56" w:rsidP="005C5A9F">
            <w:pPr>
              <w:pStyle w:val="Compact"/>
            </w:pPr>
            <w:r>
              <w:t>-</w:t>
            </w:r>
          </w:p>
        </w:tc>
        <w:tc>
          <w:tcPr>
            <w:tcW w:w="2223" w:type="dxa"/>
          </w:tcPr>
          <w:p w14:paraId="1386760A" w14:textId="77777777" w:rsidR="00C57B56" w:rsidRDefault="00C57B56" w:rsidP="005C5A9F">
            <w:pPr>
              <w:pStyle w:val="Compact"/>
            </w:pPr>
            <w:r>
              <w:t>Unique orbital configuration identifier</w:t>
            </w:r>
          </w:p>
        </w:tc>
        <w:tc>
          <w:tcPr>
            <w:tcW w:w="2052" w:type="dxa"/>
          </w:tcPr>
          <w:p w14:paraId="286B1515" w14:textId="77777777" w:rsidR="00C57B56" w:rsidRDefault="00C57B56" w:rsidP="005C5A9F">
            <w:pPr>
              <w:pStyle w:val="Compact"/>
            </w:pPr>
            <w:r>
              <w:t>Optional</w:t>
            </w:r>
          </w:p>
        </w:tc>
      </w:tr>
      <w:tr w:rsidR="00C57B56" w14:paraId="11C7BA52" w14:textId="77777777" w:rsidTr="005C5A9F">
        <w:tc>
          <w:tcPr>
            <w:tcW w:w="2051" w:type="dxa"/>
          </w:tcPr>
          <w:p w14:paraId="41FE9410" w14:textId="77777777" w:rsidR="00C57B56" w:rsidRDefault="00C57B56" w:rsidP="005C5A9F">
            <w:pPr>
              <w:pStyle w:val="Compact"/>
            </w:pPr>
            <w:r>
              <w:rPr>
                <w:b/>
                <w:bCs/>
              </w:rPr>
              <w:t>nbr_sat_pl</w:t>
            </w:r>
          </w:p>
        </w:tc>
        <w:tc>
          <w:tcPr>
            <w:tcW w:w="1881" w:type="dxa"/>
          </w:tcPr>
          <w:p w14:paraId="5E830BE4" w14:textId="77777777" w:rsidR="00C57B56" w:rsidRDefault="00C57B56" w:rsidP="005C5A9F">
            <w:pPr>
              <w:pStyle w:val="Compact"/>
            </w:pPr>
            <w:r>
              <w:t>Number(2)</w:t>
            </w:r>
          </w:p>
        </w:tc>
        <w:tc>
          <w:tcPr>
            <w:tcW w:w="1199" w:type="dxa"/>
          </w:tcPr>
          <w:p w14:paraId="646C211D" w14:textId="77777777" w:rsidR="00C57B56" w:rsidRDefault="00C57B56" w:rsidP="005C5A9F">
            <w:pPr>
              <w:pStyle w:val="Compact"/>
            </w:pPr>
            <w:r>
              <w:t>-</w:t>
            </w:r>
          </w:p>
        </w:tc>
        <w:tc>
          <w:tcPr>
            <w:tcW w:w="2223" w:type="dxa"/>
          </w:tcPr>
          <w:p w14:paraId="233F35F8" w14:textId="77777777" w:rsidR="00C57B56" w:rsidRDefault="00C57B56" w:rsidP="005C5A9F">
            <w:pPr>
              <w:pStyle w:val="Compact"/>
            </w:pPr>
            <w:r>
              <w:t>Number of satellites per orbital plane</w:t>
            </w:r>
          </w:p>
        </w:tc>
        <w:tc>
          <w:tcPr>
            <w:tcW w:w="2052" w:type="dxa"/>
          </w:tcPr>
          <w:p w14:paraId="4B063C2A" w14:textId="77777777" w:rsidR="00C57B56" w:rsidRDefault="00C57B56" w:rsidP="005C5A9F">
            <w:pPr>
              <w:pStyle w:val="Compact"/>
            </w:pPr>
            <w:r>
              <w:t>NOT NULL, &gt; 0</w:t>
            </w:r>
          </w:p>
          <w:p w14:paraId="493F05A0" w14:textId="77777777" w:rsidR="00C57B56" w:rsidRDefault="00C57B56" w:rsidP="005C5A9F">
            <w:pPr>
              <w:pStyle w:val="Compact"/>
            </w:pPr>
            <w:r>
              <w:t>Not actually used and can be ignored</w:t>
            </w:r>
          </w:p>
        </w:tc>
      </w:tr>
      <w:tr w:rsidR="00C57B56" w14:paraId="2CC7C063" w14:textId="77777777" w:rsidTr="005C5A9F">
        <w:tc>
          <w:tcPr>
            <w:tcW w:w="2051" w:type="dxa"/>
          </w:tcPr>
          <w:p w14:paraId="3643A48C" w14:textId="77777777" w:rsidR="00C57B56" w:rsidRDefault="00C57B56" w:rsidP="005C5A9F">
            <w:pPr>
              <w:pStyle w:val="Compact"/>
            </w:pPr>
            <w:r>
              <w:rPr>
                <w:b/>
                <w:bCs/>
              </w:rPr>
              <w:t>inclin_ang</w:t>
            </w:r>
          </w:p>
        </w:tc>
        <w:tc>
          <w:tcPr>
            <w:tcW w:w="1881" w:type="dxa"/>
          </w:tcPr>
          <w:p w14:paraId="5C0C50A5" w14:textId="77777777" w:rsidR="00C57B56" w:rsidRDefault="00C57B56" w:rsidP="005C5A9F">
            <w:pPr>
              <w:pStyle w:val="Compact"/>
            </w:pPr>
            <w:r>
              <w:t>Number(5)</w:t>
            </w:r>
          </w:p>
        </w:tc>
        <w:tc>
          <w:tcPr>
            <w:tcW w:w="1199" w:type="dxa"/>
          </w:tcPr>
          <w:p w14:paraId="5F7EB636" w14:textId="77777777" w:rsidR="00C57B56" w:rsidRDefault="00C57B56" w:rsidP="005C5A9F">
            <w:pPr>
              <w:pStyle w:val="Compact"/>
            </w:pPr>
            <w:r>
              <w:t>degrees</w:t>
            </w:r>
          </w:p>
        </w:tc>
        <w:tc>
          <w:tcPr>
            <w:tcW w:w="2223" w:type="dxa"/>
          </w:tcPr>
          <w:p w14:paraId="1B212184" w14:textId="77777777" w:rsidR="00C57B56" w:rsidRDefault="00C57B56" w:rsidP="005C5A9F">
            <w:pPr>
              <w:pStyle w:val="Compact"/>
            </w:pPr>
            <w:r>
              <w:t>Inclination angle of satellite orbit</w:t>
            </w:r>
          </w:p>
        </w:tc>
        <w:tc>
          <w:tcPr>
            <w:tcW w:w="2052" w:type="dxa"/>
          </w:tcPr>
          <w:p w14:paraId="610F8E02" w14:textId="77777777" w:rsidR="00C57B56" w:rsidRDefault="00C57B56" w:rsidP="005C5A9F">
            <w:pPr>
              <w:pStyle w:val="Compact"/>
            </w:pPr>
            <w:r>
              <w:t>NOT NULL, 0-180</w:t>
            </w:r>
          </w:p>
        </w:tc>
      </w:tr>
      <w:tr w:rsidR="00C57B56" w14:paraId="4B47F42C" w14:textId="77777777" w:rsidTr="005C5A9F">
        <w:tc>
          <w:tcPr>
            <w:tcW w:w="2051" w:type="dxa"/>
          </w:tcPr>
          <w:p w14:paraId="062C71C1" w14:textId="77777777" w:rsidR="00C57B56" w:rsidRDefault="00C57B56" w:rsidP="005C5A9F">
            <w:pPr>
              <w:pStyle w:val="Compact"/>
            </w:pPr>
            <w:r>
              <w:rPr>
                <w:b/>
                <w:bCs/>
              </w:rPr>
              <w:t>apog_km</w:t>
            </w:r>
          </w:p>
        </w:tc>
        <w:tc>
          <w:tcPr>
            <w:tcW w:w="1881" w:type="dxa"/>
          </w:tcPr>
          <w:p w14:paraId="7214C024" w14:textId="77777777" w:rsidR="00C57B56" w:rsidRDefault="00C57B56" w:rsidP="005C5A9F">
            <w:pPr>
              <w:pStyle w:val="Compact"/>
            </w:pPr>
            <w:r>
              <w:t>Number(10)</w:t>
            </w:r>
          </w:p>
        </w:tc>
        <w:tc>
          <w:tcPr>
            <w:tcW w:w="1199" w:type="dxa"/>
          </w:tcPr>
          <w:p w14:paraId="211C2CC7" w14:textId="77777777" w:rsidR="00C57B56" w:rsidRDefault="00C57B56" w:rsidP="005C5A9F">
            <w:pPr>
              <w:pStyle w:val="Compact"/>
            </w:pPr>
            <w:r>
              <w:t>km</w:t>
            </w:r>
          </w:p>
        </w:tc>
        <w:tc>
          <w:tcPr>
            <w:tcW w:w="2223" w:type="dxa"/>
          </w:tcPr>
          <w:p w14:paraId="50EE7FF8" w14:textId="77777777" w:rsidR="00C57B56" w:rsidRDefault="00C57B56" w:rsidP="005C5A9F">
            <w:pPr>
              <w:pStyle w:val="Compact"/>
            </w:pPr>
            <w:r>
              <w:t>Apogee altitude above Earth’s surface</w:t>
            </w:r>
          </w:p>
        </w:tc>
        <w:tc>
          <w:tcPr>
            <w:tcW w:w="2052" w:type="dxa"/>
          </w:tcPr>
          <w:p w14:paraId="68B03757" w14:textId="77777777" w:rsidR="00C57B56" w:rsidRDefault="00C57B56" w:rsidP="005C5A9F">
            <w:pPr>
              <w:pStyle w:val="Compact"/>
            </w:pPr>
            <w:r>
              <w:t>NOT NULL, &gt; 0</w:t>
            </w:r>
          </w:p>
        </w:tc>
      </w:tr>
      <w:tr w:rsidR="00C57B56" w14:paraId="41500E2C" w14:textId="77777777" w:rsidTr="005C5A9F">
        <w:tc>
          <w:tcPr>
            <w:tcW w:w="2051" w:type="dxa"/>
          </w:tcPr>
          <w:p w14:paraId="226F2795" w14:textId="77777777" w:rsidR="00C57B56" w:rsidRDefault="00C57B56" w:rsidP="005C5A9F">
            <w:pPr>
              <w:pStyle w:val="Compact"/>
            </w:pPr>
            <w:r>
              <w:rPr>
                <w:b/>
                <w:bCs/>
              </w:rPr>
              <w:lastRenderedPageBreak/>
              <w:t>perig_km</w:t>
            </w:r>
          </w:p>
        </w:tc>
        <w:tc>
          <w:tcPr>
            <w:tcW w:w="1881" w:type="dxa"/>
          </w:tcPr>
          <w:p w14:paraId="1D4E52AD" w14:textId="77777777" w:rsidR="00C57B56" w:rsidRDefault="00C57B56" w:rsidP="005C5A9F">
            <w:pPr>
              <w:pStyle w:val="Compact"/>
            </w:pPr>
            <w:r>
              <w:t>Number(10)</w:t>
            </w:r>
          </w:p>
        </w:tc>
        <w:tc>
          <w:tcPr>
            <w:tcW w:w="1199" w:type="dxa"/>
          </w:tcPr>
          <w:p w14:paraId="60C67EA1" w14:textId="77777777" w:rsidR="00C57B56" w:rsidRDefault="00C57B56" w:rsidP="005C5A9F">
            <w:pPr>
              <w:pStyle w:val="Compact"/>
            </w:pPr>
            <w:r>
              <w:t>km</w:t>
            </w:r>
          </w:p>
        </w:tc>
        <w:tc>
          <w:tcPr>
            <w:tcW w:w="2223" w:type="dxa"/>
          </w:tcPr>
          <w:p w14:paraId="39F4C0C7" w14:textId="77777777" w:rsidR="00C57B56" w:rsidRDefault="00C57B56" w:rsidP="005C5A9F">
            <w:pPr>
              <w:pStyle w:val="Compact"/>
            </w:pPr>
            <w:r>
              <w:t>Perigee altitude above Earth’s surface</w:t>
            </w:r>
          </w:p>
        </w:tc>
        <w:tc>
          <w:tcPr>
            <w:tcW w:w="2052" w:type="dxa"/>
          </w:tcPr>
          <w:p w14:paraId="7D946768" w14:textId="77777777" w:rsidR="00C57B56" w:rsidRDefault="00C57B56" w:rsidP="005C5A9F">
            <w:pPr>
              <w:pStyle w:val="Compact"/>
            </w:pPr>
            <w:r>
              <w:t>NOT NULL, &gt; 0, ≤ apog_km</w:t>
            </w:r>
          </w:p>
        </w:tc>
      </w:tr>
      <w:tr w:rsidR="00C57B56" w14:paraId="47063F05" w14:textId="77777777" w:rsidTr="005C5A9F">
        <w:tc>
          <w:tcPr>
            <w:tcW w:w="2051" w:type="dxa"/>
          </w:tcPr>
          <w:p w14:paraId="373C7E88" w14:textId="77777777" w:rsidR="00C57B56" w:rsidRDefault="00C57B56" w:rsidP="005C5A9F">
            <w:pPr>
              <w:pStyle w:val="Compact"/>
            </w:pPr>
            <w:r>
              <w:rPr>
                <w:b/>
                <w:bCs/>
              </w:rPr>
              <w:t>perig_arg</w:t>
            </w:r>
          </w:p>
        </w:tc>
        <w:tc>
          <w:tcPr>
            <w:tcW w:w="1881" w:type="dxa"/>
          </w:tcPr>
          <w:p w14:paraId="26CF0B5D" w14:textId="77777777" w:rsidR="00C57B56" w:rsidRDefault="00C57B56" w:rsidP="005C5A9F">
            <w:pPr>
              <w:pStyle w:val="Compact"/>
            </w:pPr>
            <w:r>
              <w:t>Number(5)</w:t>
            </w:r>
          </w:p>
        </w:tc>
        <w:tc>
          <w:tcPr>
            <w:tcW w:w="1199" w:type="dxa"/>
          </w:tcPr>
          <w:p w14:paraId="6FF3AE19" w14:textId="77777777" w:rsidR="00C57B56" w:rsidRDefault="00C57B56" w:rsidP="005C5A9F">
            <w:pPr>
              <w:pStyle w:val="Compact"/>
            </w:pPr>
            <w:r>
              <w:t>degrees</w:t>
            </w:r>
          </w:p>
        </w:tc>
        <w:tc>
          <w:tcPr>
            <w:tcW w:w="2223" w:type="dxa"/>
          </w:tcPr>
          <w:p w14:paraId="726AE193" w14:textId="77777777" w:rsidR="00C57B56" w:rsidRDefault="00C57B56" w:rsidP="005C5A9F">
            <w:pPr>
              <w:pStyle w:val="Compact"/>
            </w:pPr>
            <w:r>
              <w:t>Angular separation between ascending node and perigee</w:t>
            </w:r>
          </w:p>
        </w:tc>
        <w:tc>
          <w:tcPr>
            <w:tcW w:w="2052" w:type="dxa"/>
          </w:tcPr>
          <w:p w14:paraId="095CC535" w14:textId="77777777" w:rsidR="00C57B56" w:rsidRDefault="00C57B56" w:rsidP="005C5A9F">
            <w:pPr>
              <w:pStyle w:val="Compact"/>
            </w:pPr>
            <w:r>
              <w:t>If apog_km &lt;&gt; perig_km, 0-360</w:t>
            </w:r>
          </w:p>
        </w:tc>
      </w:tr>
      <w:tr w:rsidR="00C57B56" w14:paraId="334A4AD0" w14:textId="77777777" w:rsidTr="005C5A9F">
        <w:tc>
          <w:tcPr>
            <w:tcW w:w="2051" w:type="dxa"/>
          </w:tcPr>
          <w:p w14:paraId="55AC8891" w14:textId="77777777" w:rsidR="00C57B56" w:rsidRDefault="00C57B56" w:rsidP="005C5A9F">
            <w:pPr>
              <w:pStyle w:val="Compact"/>
            </w:pPr>
            <w:r>
              <w:rPr>
                <w:b/>
                <w:bCs/>
              </w:rPr>
              <w:t>op_ht_km</w:t>
            </w:r>
          </w:p>
        </w:tc>
        <w:tc>
          <w:tcPr>
            <w:tcW w:w="1881" w:type="dxa"/>
          </w:tcPr>
          <w:p w14:paraId="57001624" w14:textId="77777777" w:rsidR="00C57B56" w:rsidRDefault="00C57B56" w:rsidP="005C5A9F">
            <w:pPr>
              <w:pStyle w:val="Compact"/>
            </w:pPr>
            <w:r>
              <w:t>Number(10)</w:t>
            </w:r>
          </w:p>
        </w:tc>
        <w:tc>
          <w:tcPr>
            <w:tcW w:w="1199" w:type="dxa"/>
          </w:tcPr>
          <w:p w14:paraId="395E3965" w14:textId="77777777" w:rsidR="00C57B56" w:rsidRDefault="00C57B56" w:rsidP="005C5A9F">
            <w:pPr>
              <w:pStyle w:val="Compact"/>
            </w:pPr>
            <w:r>
              <w:t>km</w:t>
            </w:r>
          </w:p>
        </w:tc>
        <w:tc>
          <w:tcPr>
            <w:tcW w:w="2223" w:type="dxa"/>
          </w:tcPr>
          <w:p w14:paraId="6ECCBB1E" w14:textId="77777777" w:rsidR="00C57B56" w:rsidRDefault="00C57B56" w:rsidP="005C5A9F">
            <w:pPr>
              <w:pStyle w:val="Compact"/>
            </w:pPr>
            <w:r>
              <w:t>Minimum operating height above Earth’s surface</w:t>
            </w:r>
          </w:p>
        </w:tc>
        <w:tc>
          <w:tcPr>
            <w:tcW w:w="2052" w:type="dxa"/>
          </w:tcPr>
          <w:p w14:paraId="3F336F86" w14:textId="77777777" w:rsidR="00C57B56" w:rsidRDefault="00C57B56" w:rsidP="005C5A9F">
            <w:pPr>
              <w:pStyle w:val="Compact"/>
            </w:pPr>
            <w:r>
              <w:t>NOT NULL, &gt; 0</w:t>
            </w:r>
          </w:p>
        </w:tc>
      </w:tr>
      <w:tr w:rsidR="00C57B56" w14:paraId="27759164" w14:textId="77777777" w:rsidTr="005C5A9F">
        <w:tc>
          <w:tcPr>
            <w:tcW w:w="2051" w:type="dxa"/>
          </w:tcPr>
          <w:p w14:paraId="4424CCF4" w14:textId="77777777" w:rsidR="00C57B56" w:rsidRDefault="00C57B56" w:rsidP="005C5A9F">
            <w:pPr>
              <w:pStyle w:val="Compact"/>
            </w:pPr>
            <w:r>
              <w:rPr>
                <w:b/>
                <w:bCs/>
              </w:rPr>
              <w:t>f_stn_keep</w:t>
            </w:r>
          </w:p>
        </w:tc>
        <w:tc>
          <w:tcPr>
            <w:tcW w:w="1881" w:type="dxa"/>
          </w:tcPr>
          <w:p w14:paraId="52D779BE" w14:textId="77777777" w:rsidR="00C57B56" w:rsidRDefault="00C57B56" w:rsidP="005C5A9F">
            <w:pPr>
              <w:pStyle w:val="Compact"/>
            </w:pPr>
            <w:r>
              <w:t>Text(1)</w:t>
            </w:r>
          </w:p>
        </w:tc>
        <w:tc>
          <w:tcPr>
            <w:tcW w:w="1199" w:type="dxa"/>
          </w:tcPr>
          <w:p w14:paraId="2F664458" w14:textId="77777777" w:rsidR="00C57B56" w:rsidRDefault="00C57B56" w:rsidP="005C5A9F">
            <w:pPr>
              <w:pStyle w:val="Compact"/>
            </w:pPr>
            <w:r>
              <w:t>-</w:t>
            </w:r>
          </w:p>
        </w:tc>
        <w:tc>
          <w:tcPr>
            <w:tcW w:w="2223" w:type="dxa"/>
          </w:tcPr>
          <w:p w14:paraId="0158A10A" w14:textId="77777777" w:rsidR="00C57B56" w:rsidRDefault="00C57B56" w:rsidP="005C5A9F">
            <w:pPr>
              <w:pStyle w:val="Compact"/>
            </w:pPr>
            <w:r>
              <w:t>Flag indicating station-keeping usage (“Y” = Yes, “N” = No)</w:t>
            </w:r>
          </w:p>
        </w:tc>
        <w:tc>
          <w:tcPr>
            <w:tcW w:w="2052" w:type="dxa"/>
          </w:tcPr>
          <w:p w14:paraId="4026B188" w14:textId="77777777" w:rsidR="00C57B56" w:rsidRDefault="00C57B56" w:rsidP="005C5A9F">
            <w:pPr>
              <w:pStyle w:val="Compact"/>
            </w:pPr>
            <w:r>
              <w:t>“Y” or “N”, NOT NULL</w:t>
            </w:r>
          </w:p>
        </w:tc>
      </w:tr>
      <w:tr w:rsidR="00C57B56" w14:paraId="6EBD15ED" w14:textId="77777777" w:rsidTr="005C5A9F">
        <w:tc>
          <w:tcPr>
            <w:tcW w:w="2099" w:type="dxa"/>
          </w:tcPr>
          <w:p w14:paraId="6457663E" w14:textId="77777777" w:rsidR="00C57B56" w:rsidRDefault="00C57B56" w:rsidP="005C5A9F">
            <w:pPr>
              <w:pStyle w:val="Compact"/>
            </w:pPr>
            <w:r>
              <w:rPr>
                <w:b/>
                <w:bCs/>
              </w:rPr>
              <w:t>rpt_prd_dd</w:t>
            </w:r>
          </w:p>
        </w:tc>
        <w:tc>
          <w:tcPr>
            <w:tcW w:w="1924" w:type="dxa"/>
          </w:tcPr>
          <w:p w14:paraId="07FA4C37" w14:textId="77777777" w:rsidR="00C57B56" w:rsidRDefault="00C57B56" w:rsidP="005C5A9F">
            <w:pPr>
              <w:pStyle w:val="Compact"/>
            </w:pPr>
            <w:r>
              <w:t>Number(3)</w:t>
            </w:r>
          </w:p>
        </w:tc>
        <w:tc>
          <w:tcPr>
            <w:tcW w:w="1224" w:type="dxa"/>
          </w:tcPr>
          <w:p w14:paraId="284A9ED7" w14:textId="77777777" w:rsidR="00C57B56" w:rsidRDefault="00C57B56" w:rsidP="005C5A9F">
            <w:pPr>
              <w:pStyle w:val="Compact"/>
            </w:pPr>
            <w:r>
              <w:t>days</w:t>
            </w:r>
          </w:p>
        </w:tc>
        <w:tc>
          <w:tcPr>
            <w:tcW w:w="2275" w:type="dxa"/>
          </w:tcPr>
          <w:p w14:paraId="51BC752C" w14:textId="77777777" w:rsidR="00C57B56" w:rsidRDefault="00C57B56" w:rsidP="005C5A9F">
            <w:pPr>
              <w:pStyle w:val="Compact"/>
            </w:pPr>
            <w:r>
              <w:t>Day component of constellation repeat period</w:t>
            </w:r>
          </w:p>
        </w:tc>
        <w:tc>
          <w:tcPr>
            <w:tcW w:w="2100" w:type="dxa"/>
          </w:tcPr>
          <w:p w14:paraId="45E7F55F" w14:textId="77777777" w:rsidR="00C57B56" w:rsidRDefault="00C57B56" w:rsidP="005C5A9F">
            <w:pPr>
              <w:pStyle w:val="Compact"/>
            </w:pPr>
            <w:r>
              <w:t>If f_stn_keep = “Y”</w:t>
            </w:r>
          </w:p>
        </w:tc>
      </w:tr>
      <w:tr w:rsidR="00C57B56" w14:paraId="5D1EE457" w14:textId="77777777" w:rsidTr="005C5A9F">
        <w:tc>
          <w:tcPr>
            <w:tcW w:w="2051" w:type="dxa"/>
          </w:tcPr>
          <w:p w14:paraId="66FF0BD3" w14:textId="77777777" w:rsidR="00C57B56" w:rsidRDefault="00C57B56" w:rsidP="005C5A9F">
            <w:pPr>
              <w:pStyle w:val="Compact"/>
            </w:pPr>
            <w:r>
              <w:rPr>
                <w:b/>
                <w:bCs/>
              </w:rPr>
              <w:t>rpt_prd_hh</w:t>
            </w:r>
          </w:p>
        </w:tc>
        <w:tc>
          <w:tcPr>
            <w:tcW w:w="1881" w:type="dxa"/>
          </w:tcPr>
          <w:p w14:paraId="617578B0" w14:textId="77777777" w:rsidR="00C57B56" w:rsidRDefault="00C57B56" w:rsidP="005C5A9F">
            <w:pPr>
              <w:pStyle w:val="Compact"/>
            </w:pPr>
            <w:r>
              <w:t>Number(2)</w:t>
            </w:r>
          </w:p>
        </w:tc>
        <w:tc>
          <w:tcPr>
            <w:tcW w:w="1199" w:type="dxa"/>
          </w:tcPr>
          <w:p w14:paraId="72A3EC60" w14:textId="77777777" w:rsidR="00C57B56" w:rsidRDefault="00C57B56" w:rsidP="005C5A9F">
            <w:pPr>
              <w:pStyle w:val="Compact"/>
            </w:pPr>
            <w:r>
              <w:t>hours</w:t>
            </w:r>
          </w:p>
        </w:tc>
        <w:tc>
          <w:tcPr>
            <w:tcW w:w="2223" w:type="dxa"/>
          </w:tcPr>
          <w:p w14:paraId="15B0030F" w14:textId="77777777" w:rsidR="00C57B56" w:rsidRDefault="00C57B56" w:rsidP="005C5A9F">
            <w:pPr>
              <w:pStyle w:val="Compact"/>
            </w:pPr>
            <w:r>
              <w:t>Hour component of constellation repeat period</w:t>
            </w:r>
          </w:p>
        </w:tc>
        <w:tc>
          <w:tcPr>
            <w:tcW w:w="2052" w:type="dxa"/>
          </w:tcPr>
          <w:p w14:paraId="1C720462" w14:textId="77777777" w:rsidR="00C57B56" w:rsidRDefault="00C57B56" w:rsidP="005C5A9F">
            <w:pPr>
              <w:pStyle w:val="Compact"/>
            </w:pPr>
            <w:r>
              <w:t>If f_stn_keep = “Y”</w:t>
            </w:r>
          </w:p>
        </w:tc>
      </w:tr>
      <w:tr w:rsidR="00C57B56" w14:paraId="1953249D" w14:textId="77777777" w:rsidTr="005C5A9F">
        <w:tc>
          <w:tcPr>
            <w:tcW w:w="2051" w:type="dxa"/>
          </w:tcPr>
          <w:p w14:paraId="052AB50D" w14:textId="77777777" w:rsidR="00C57B56" w:rsidRDefault="00C57B56" w:rsidP="005C5A9F">
            <w:pPr>
              <w:pStyle w:val="Compact"/>
            </w:pPr>
            <w:r>
              <w:rPr>
                <w:b/>
                <w:bCs/>
              </w:rPr>
              <w:t>rpt_prd_mm</w:t>
            </w:r>
          </w:p>
        </w:tc>
        <w:tc>
          <w:tcPr>
            <w:tcW w:w="1881" w:type="dxa"/>
          </w:tcPr>
          <w:p w14:paraId="52706639" w14:textId="77777777" w:rsidR="00C57B56" w:rsidRDefault="00C57B56" w:rsidP="005C5A9F">
            <w:pPr>
              <w:pStyle w:val="Compact"/>
            </w:pPr>
            <w:r>
              <w:t>Number(2)</w:t>
            </w:r>
          </w:p>
        </w:tc>
        <w:tc>
          <w:tcPr>
            <w:tcW w:w="1199" w:type="dxa"/>
          </w:tcPr>
          <w:p w14:paraId="3D0E82E2" w14:textId="77777777" w:rsidR="00C57B56" w:rsidRDefault="00C57B56" w:rsidP="005C5A9F">
            <w:pPr>
              <w:pStyle w:val="Compact"/>
            </w:pPr>
            <w:r>
              <w:t>minutes</w:t>
            </w:r>
          </w:p>
        </w:tc>
        <w:tc>
          <w:tcPr>
            <w:tcW w:w="2223" w:type="dxa"/>
          </w:tcPr>
          <w:p w14:paraId="70BFDA56" w14:textId="77777777" w:rsidR="00C57B56" w:rsidRDefault="00C57B56" w:rsidP="005C5A9F">
            <w:pPr>
              <w:pStyle w:val="Compact"/>
            </w:pPr>
            <w:r>
              <w:t>Minute component of constellation repeat period</w:t>
            </w:r>
          </w:p>
        </w:tc>
        <w:tc>
          <w:tcPr>
            <w:tcW w:w="2052" w:type="dxa"/>
          </w:tcPr>
          <w:p w14:paraId="0B2804F7" w14:textId="77777777" w:rsidR="00C57B56" w:rsidRDefault="00C57B56" w:rsidP="005C5A9F">
            <w:pPr>
              <w:pStyle w:val="Compact"/>
            </w:pPr>
            <w:r>
              <w:t>If f_stn_keep = “Y”</w:t>
            </w:r>
          </w:p>
        </w:tc>
      </w:tr>
      <w:tr w:rsidR="00C57B56" w14:paraId="177442FB" w14:textId="77777777" w:rsidTr="005C5A9F">
        <w:tc>
          <w:tcPr>
            <w:tcW w:w="2051" w:type="dxa"/>
          </w:tcPr>
          <w:p w14:paraId="25B06D4F" w14:textId="77777777" w:rsidR="00C57B56" w:rsidRDefault="00C57B56" w:rsidP="005C5A9F">
            <w:pPr>
              <w:pStyle w:val="Compact"/>
            </w:pPr>
            <w:r>
              <w:rPr>
                <w:b/>
                <w:bCs/>
              </w:rPr>
              <w:t>rpt_prd_ss</w:t>
            </w:r>
          </w:p>
        </w:tc>
        <w:tc>
          <w:tcPr>
            <w:tcW w:w="1881" w:type="dxa"/>
          </w:tcPr>
          <w:p w14:paraId="7C5E341B" w14:textId="77777777" w:rsidR="00C57B56" w:rsidRDefault="00C57B56" w:rsidP="005C5A9F">
            <w:pPr>
              <w:pStyle w:val="Compact"/>
            </w:pPr>
            <w:r>
              <w:t>Number(2)</w:t>
            </w:r>
          </w:p>
        </w:tc>
        <w:tc>
          <w:tcPr>
            <w:tcW w:w="1199" w:type="dxa"/>
          </w:tcPr>
          <w:p w14:paraId="4501E9CB" w14:textId="77777777" w:rsidR="00C57B56" w:rsidRDefault="00C57B56" w:rsidP="005C5A9F">
            <w:pPr>
              <w:pStyle w:val="Compact"/>
            </w:pPr>
            <w:r>
              <w:t>seconds</w:t>
            </w:r>
          </w:p>
        </w:tc>
        <w:tc>
          <w:tcPr>
            <w:tcW w:w="2223" w:type="dxa"/>
          </w:tcPr>
          <w:p w14:paraId="7572DF7E" w14:textId="77777777" w:rsidR="00C57B56" w:rsidRDefault="00C57B56" w:rsidP="005C5A9F">
            <w:pPr>
              <w:pStyle w:val="Compact"/>
            </w:pPr>
            <w:r>
              <w:t>Second component of constellation repeat period</w:t>
            </w:r>
          </w:p>
        </w:tc>
        <w:tc>
          <w:tcPr>
            <w:tcW w:w="2052" w:type="dxa"/>
          </w:tcPr>
          <w:p w14:paraId="52F4E14E" w14:textId="77777777" w:rsidR="00C57B56" w:rsidRDefault="00C57B56" w:rsidP="005C5A9F">
            <w:pPr>
              <w:pStyle w:val="Compact"/>
            </w:pPr>
            <w:r>
              <w:t>If f_stn_keep = “Y”</w:t>
            </w:r>
          </w:p>
        </w:tc>
      </w:tr>
      <w:tr w:rsidR="00C57B56" w14:paraId="59D982FD" w14:textId="77777777" w:rsidTr="005C5A9F">
        <w:tc>
          <w:tcPr>
            <w:tcW w:w="2051" w:type="dxa"/>
          </w:tcPr>
          <w:p w14:paraId="623A6243" w14:textId="77777777" w:rsidR="00C57B56" w:rsidRDefault="00C57B56" w:rsidP="005C5A9F">
            <w:pPr>
              <w:pStyle w:val="Compact"/>
            </w:pPr>
            <w:r>
              <w:rPr>
                <w:b/>
                <w:bCs/>
              </w:rPr>
              <w:t>f_precess</w:t>
            </w:r>
          </w:p>
        </w:tc>
        <w:tc>
          <w:tcPr>
            <w:tcW w:w="1881" w:type="dxa"/>
          </w:tcPr>
          <w:p w14:paraId="74D87E53" w14:textId="77777777" w:rsidR="00C57B56" w:rsidRDefault="00C57B56" w:rsidP="005C5A9F">
            <w:pPr>
              <w:pStyle w:val="Compact"/>
            </w:pPr>
            <w:r>
              <w:t>Text(1)</w:t>
            </w:r>
          </w:p>
        </w:tc>
        <w:tc>
          <w:tcPr>
            <w:tcW w:w="1199" w:type="dxa"/>
          </w:tcPr>
          <w:p w14:paraId="30733C20" w14:textId="77777777" w:rsidR="00C57B56" w:rsidRDefault="00C57B56" w:rsidP="005C5A9F">
            <w:pPr>
              <w:pStyle w:val="Compact"/>
            </w:pPr>
            <w:r>
              <w:t>-</w:t>
            </w:r>
          </w:p>
        </w:tc>
        <w:tc>
          <w:tcPr>
            <w:tcW w:w="2223" w:type="dxa"/>
          </w:tcPr>
          <w:p w14:paraId="4FD668C6" w14:textId="77777777" w:rsidR="00C57B56" w:rsidRDefault="00C57B56" w:rsidP="005C5A9F">
            <w:pPr>
              <w:pStyle w:val="Compact"/>
            </w:pPr>
            <w:r>
              <w:t>Flag for specific precession rate (“Y” = Yes, “N” = No)</w:t>
            </w:r>
          </w:p>
        </w:tc>
        <w:tc>
          <w:tcPr>
            <w:tcW w:w="2052" w:type="dxa"/>
          </w:tcPr>
          <w:p w14:paraId="6F7E42E7" w14:textId="77777777" w:rsidR="00C57B56" w:rsidRDefault="00C57B56" w:rsidP="005C5A9F">
            <w:pPr>
              <w:pStyle w:val="Compact"/>
            </w:pPr>
            <w:r>
              <w:t>“Y” or “N”, NOT NULL</w:t>
            </w:r>
          </w:p>
        </w:tc>
      </w:tr>
      <w:tr w:rsidR="00C57B56" w14:paraId="2D51AAA0" w14:textId="77777777" w:rsidTr="005C5A9F">
        <w:tc>
          <w:tcPr>
            <w:tcW w:w="2099" w:type="dxa"/>
          </w:tcPr>
          <w:p w14:paraId="0883137B" w14:textId="77777777" w:rsidR="00C57B56" w:rsidRDefault="00C57B56" w:rsidP="005C5A9F">
            <w:pPr>
              <w:pStyle w:val="Compact"/>
            </w:pPr>
            <w:r>
              <w:rPr>
                <w:b/>
                <w:bCs/>
              </w:rPr>
              <w:t>precession</w:t>
            </w:r>
          </w:p>
        </w:tc>
        <w:tc>
          <w:tcPr>
            <w:tcW w:w="1924" w:type="dxa"/>
          </w:tcPr>
          <w:p w14:paraId="278F1AEB" w14:textId="77777777" w:rsidR="00C57B56" w:rsidRDefault="00C57B56" w:rsidP="005C5A9F">
            <w:pPr>
              <w:pStyle w:val="Compact"/>
            </w:pPr>
            <w:r>
              <w:t>Number(6)</w:t>
            </w:r>
          </w:p>
        </w:tc>
        <w:tc>
          <w:tcPr>
            <w:tcW w:w="1224" w:type="dxa"/>
          </w:tcPr>
          <w:p w14:paraId="38087CEB" w14:textId="77777777" w:rsidR="00C57B56" w:rsidRDefault="00C57B56" w:rsidP="005C5A9F">
            <w:pPr>
              <w:pStyle w:val="Compact"/>
            </w:pPr>
            <w:r>
              <w:t>degrees/day</w:t>
            </w:r>
          </w:p>
        </w:tc>
        <w:tc>
          <w:tcPr>
            <w:tcW w:w="2275" w:type="dxa"/>
          </w:tcPr>
          <w:p w14:paraId="38AD0B27" w14:textId="77777777" w:rsidR="00C57B56" w:rsidRDefault="00C57B56" w:rsidP="005C5A9F">
            <w:pPr>
              <w:pStyle w:val="Compact"/>
            </w:pPr>
            <w:r>
              <w:t>Precession rate of ascending node</w:t>
            </w:r>
          </w:p>
        </w:tc>
        <w:tc>
          <w:tcPr>
            <w:tcW w:w="2100" w:type="dxa"/>
          </w:tcPr>
          <w:p w14:paraId="6191B174" w14:textId="77777777" w:rsidR="00C57B56" w:rsidRDefault="00C57B56" w:rsidP="005C5A9F">
            <w:pPr>
              <w:pStyle w:val="Compact"/>
            </w:pPr>
            <w:r>
              <w:t>If f_precess = “Y”, ≥ 0</w:t>
            </w:r>
          </w:p>
        </w:tc>
      </w:tr>
      <w:tr w:rsidR="00C57B56" w14:paraId="65E15E1B" w14:textId="77777777" w:rsidTr="005C5A9F">
        <w:tc>
          <w:tcPr>
            <w:tcW w:w="2051" w:type="dxa"/>
          </w:tcPr>
          <w:p w14:paraId="310B7CCA" w14:textId="77777777" w:rsidR="00C57B56" w:rsidRDefault="00C57B56" w:rsidP="005C5A9F">
            <w:pPr>
              <w:pStyle w:val="Compact"/>
            </w:pPr>
            <w:r>
              <w:rPr>
                <w:b/>
                <w:bCs/>
              </w:rPr>
              <w:t>long_asc</w:t>
            </w:r>
          </w:p>
        </w:tc>
        <w:tc>
          <w:tcPr>
            <w:tcW w:w="1881" w:type="dxa"/>
          </w:tcPr>
          <w:p w14:paraId="20BF21DC" w14:textId="77777777" w:rsidR="00C57B56" w:rsidRDefault="00C57B56" w:rsidP="005C5A9F">
            <w:pPr>
              <w:pStyle w:val="Compact"/>
            </w:pPr>
            <w:r>
              <w:t>Number(6)</w:t>
            </w:r>
          </w:p>
        </w:tc>
        <w:tc>
          <w:tcPr>
            <w:tcW w:w="1199" w:type="dxa"/>
          </w:tcPr>
          <w:p w14:paraId="5F82AB8B" w14:textId="77777777" w:rsidR="00C57B56" w:rsidRDefault="00C57B56" w:rsidP="005C5A9F">
            <w:pPr>
              <w:pStyle w:val="Compact"/>
            </w:pPr>
            <w:r>
              <w:t>degrees</w:t>
            </w:r>
          </w:p>
        </w:tc>
        <w:tc>
          <w:tcPr>
            <w:tcW w:w="2223" w:type="dxa"/>
          </w:tcPr>
          <w:p w14:paraId="32FBDD4C" w14:textId="77777777" w:rsidR="00C57B56" w:rsidRDefault="00C57B56" w:rsidP="005C5A9F">
            <w:pPr>
              <w:pStyle w:val="Compact"/>
            </w:pPr>
            <w:r>
              <w:t>Longitude of ascending node</w:t>
            </w:r>
          </w:p>
        </w:tc>
        <w:tc>
          <w:tcPr>
            <w:tcW w:w="2052" w:type="dxa"/>
          </w:tcPr>
          <w:p w14:paraId="0365725F" w14:textId="77777777" w:rsidR="00C57B56" w:rsidRDefault="00C57B56" w:rsidP="005C5A9F">
            <w:pPr>
              <w:pStyle w:val="Compact"/>
            </w:pPr>
            <w:r>
              <w:t>NOT NULL, 0-360</w:t>
            </w:r>
          </w:p>
        </w:tc>
      </w:tr>
      <w:tr w:rsidR="00C57B56" w14:paraId="741F1456" w14:textId="77777777" w:rsidTr="005C5A9F">
        <w:tc>
          <w:tcPr>
            <w:tcW w:w="2051" w:type="dxa"/>
          </w:tcPr>
          <w:p w14:paraId="11E42979" w14:textId="77777777" w:rsidR="00C57B56" w:rsidRDefault="00C57B56" w:rsidP="005C5A9F">
            <w:pPr>
              <w:pStyle w:val="Compact"/>
            </w:pPr>
            <w:r>
              <w:rPr>
                <w:b/>
                <w:bCs/>
              </w:rPr>
              <w:t>keep_rnge</w:t>
            </w:r>
          </w:p>
        </w:tc>
        <w:tc>
          <w:tcPr>
            <w:tcW w:w="1881" w:type="dxa"/>
          </w:tcPr>
          <w:p w14:paraId="7917BD80" w14:textId="77777777" w:rsidR="00C57B56" w:rsidRDefault="00C57B56" w:rsidP="005C5A9F">
            <w:pPr>
              <w:pStyle w:val="Compact"/>
            </w:pPr>
            <w:r>
              <w:t>Number(4)</w:t>
            </w:r>
          </w:p>
        </w:tc>
        <w:tc>
          <w:tcPr>
            <w:tcW w:w="1199" w:type="dxa"/>
          </w:tcPr>
          <w:p w14:paraId="1ECDE0B2" w14:textId="77777777" w:rsidR="00C57B56" w:rsidRDefault="00C57B56" w:rsidP="005C5A9F">
            <w:pPr>
              <w:pStyle w:val="Compact"/>
            </w:pPr>
            <w:r>
              <w:t>degrees</w:t>
            </w:r>
          </w:p>
        </w:tc>
        <w:tc>
          <w:tcPr>
            <w:tcW w:w="2223" w:type="dxa"/>
          </w:tcPr>
          <w:p w14:paraId="5B31D69E" w14:textId="77777777" w:rsidR="00C57B56" w:rsidRDefault="00C57B56" w:rsidP="005C5A9F">
            <w:pPr>
              <w:pStyle w:val="Compact"/>
            </w:pPr>
            <w:r>
              <w:t>Longitudinal tolerance of LAN</w:t>
            </w:r>
          </w:p>
        </w:tc>
        <w:tc>
          <w:tcPr>
            <w:tcW w:w="2052" w:type="dxa"/>
          </w:tcPr>
          <w:p w14:paraId="22034FF4" w14:textId="77777777" w:rsidR="00C57B56" w:rsidRDefault="00C57B56" w:rsidP="005C5A9F">
            <w:pPr>
              <w:pStyle w:val="Compact"/>
            </w:pPr>
            <w:r>
              <w:t xml:space="preserve">NOT NULL,≥ 0 </w:t>
            </w:r>
          </w:p>
        </w:tc>
      </w:tr>
    </w:tbl>
    <w:p w14:paraId="675C1922" w14:textId="77777777" w:rsidR="00C57B56" w:rsidRDefault="00E44E55" w:rsidP="00C57B56">
      <w:pPr>
        <w:pStyle w:val="Heading4"/>
      </w:pPr>
      <w:bookmarkStart w:id="38" w:name="orbit_set_id-usage-in-orbit-table"/>
      <w:bookmarkEnd w:id="37"/>
      <w:r>
        <w:t>6.4.1.2 orbit_set_id Usage in orbit Table</w:t>
      </w:r>
    </w:p>
    <w:p w14:paraId="533D0AC9" w14:textId="77777777" w:rsidR="00C57B56" w:rsidRDefault="00C57B56" w:rsidP="00C57B56">
      <w:pPr>
        <w:pStyle w:val="FirstParagraph"/>
      </w:pPr>
      <w:r>
        <w:t xml:space="preserve">The </w:t>
      </w:r>
      <w:r>
        <w:rPr>
          <w:rStyle w:val="VerbatimChar"/>
        </w:rPr>
        <w:t>orbit_set_id</w:t>
      </w:r>
      <w:r>
        <w:t xml:space="preserve"> field in the </w:t>
      </w:r>
      <w:r>
        <w:rPr>
          <w:rStyle w:val="VerbatimChar"/>
        </w:rPr>
        <w:t>orbit</w:t>
      </w:r>
      <w:r>
        <w:t xml:space="preserve"> table serves to group orbital planes into logical configurations:</w:t>
      </w:r>
    </w:p>
    <w:p w14:paraId="67D3AE43" w14:textId="77777777" w:rsidR="00C57B56" w:rsidRDefault="00C57B56" w:rsidP="00C57B56">
      <w:pPr>
        <w:pStyle w:val="BodyText"/>
      </w:pPr>
      <w:r>
        <w:rPr>
          <w:b/>
          <w:bCs/>
        </w:rPr>
        <w:t>Purpose:</w:t>
      </w:r>
      <w:r>
        <w:t xml:space="preserve"> </w:t>
      </w:r>
    </w:p>
    <w:p w14:paraId="3ED13A19" w14:textId="77777777" w:rsidR="00C57B56" w:rsidRDefault="00C57B56" w:rsidP="00C57B56">
      <w:pPr>
        <w:pStyle w:val="BodyText"/>
      </w:pPr>
      <w:r>
        <w:t xml:space="preserve">- Groups multiple orbital planes that constitute a single operational configuration </w:t>
      </w:r>
    </w:p>
    <w:p w14:paraId="7BAEB149" w14:textId="77777777" w:rsidR="00C57B56" w:rsidRDefault="00C57B56" w:rsidP="00C57B56">
      <w:pPr>
        <w:pStyle w:val="BodyText"/>
      </w:pPr>
      <w:r>
        <w:t xml:space="preserve">- Enables scenarios to target specific orbital configurations </w:t>
      </w:r>
    </w:p>
    <w:p w14:paraId="77D44669" w14:textId="77777777" w:rsidR="00C57B56" w:rsidRDefault="00C57B56" w:rsidP="00C57B56">
      <w:pPr>
        <w:pStyle w:val="BodyText"/>
      </w:pPr>
      <w:r>
        <w:t>- Supports phased deployments and multiple constellation types</w:t>
      </w:r>
    </w:p>
    <w:p w14:paraId="259E24F4" w14:textId="77777777" w:rsidR="00C57B56" w:rsidRDefault="00C57B56" w:rsidP="00C57B56">
      <w:pPr>
        <w:pStyle w:val="BodyText"/>
      </w:pPr>
      <w:r>
        <w:rPr>
          <w:b/>
          <w:bCs/>
        </w:rPr>
        <w:t>Usage Patterns:</w:t>
      </w:r>
    </w:p>
    <w:p w14:paraId="3EFC7364" w14:textId="77777777" w:rsidR="00C57B56" w:rsidRDefault="00C57B56" w:rsidP="005C2DDC">
      <w:pPr>
        <w:pStyle w:val="Compact"/>
        <w:numPr>
          <w:ilvl w:val="0"/>
          <w:numId w:val="38"/>
        </w:numPr>
        <w:ind w:hanging="360"/>
      </w:pPr>
      <w:r>
        <w:rPr>
          <w:b/>
          <w:bCs/>
        </w:rPr>
        <w:t>Single Configuration</w:t>
      </w:r>
      <w:r>
        <w:t xml:space="preserve">: All orbital planes have the same </w:t>
      </w:r>
      <w:r>
        <w:rPr>
          <w:rStyle w:val="VerbatimChar"/>
        </w:rPr>
        <w:t>orbit_set_id</w:t>
      </w:r>
    </w:p>
    <w:p w14:paraId="75E3997E" w14:textId="77777777" w:rsidR="00C57B56" w:rsidRDefault="00C57B56" w:rsidP="005C2DDC">
      <w:pPr>
        <w:pStyle w:val="Compact"/>
        <w:numPr>
          <w:ilvl w:val="0"/>
          <w:numId w:val="38"/>
        </w:numPr>
        <w:ind w:hanging="360"/>
      </w:pPr>
      <w:r>
        <w:rPr>
          <w:b/>
          <w:bCs/>
        </w:rPr>
        <w:lastRenderedPageBreak/>
        <w:t>Multiple Configurations</w:t>
      </w:r>
      <w:r>
        <w:t xml:space="preserve">: Different orbital planes have different </w:t>
      </w:r>
      <w:r>
        <w:rPr>
          <w:rStyle w:val="VerbatimChar"/>
        </w:rPr>
        <w:t>orbit_set_id</w:t>
      </w:r>
      <w:r>
        <w:t xml:space="preserve"> values</w:t>
      </w:r>
    </w:p>
    <w:p w14:paraId="378472A1" w14:textId="77777777" w:rsidR="00C57B56" w:rsidRDefault="00C57B56" w:rsidP="005C2DDC">
      <w:pPr>
        <w:pStyle w:val="Compact"/>
        <w:numPr>
          <w:ilvl w:val="0"/>
          <w:numId w:val="38"/>
        </w:numPr>
        <w:ind w:hanging="360"/>
      </w:pPr>
      <w:r>
        <w:rPr>
          <w:b/>
          <w:bCs/>
        </w:rPr>
        <w:t>NULL Values</w:t>
      </w:r>
      <w:r>
        <w:t xml:space="preserve">: If </w:t>
      </w:r>
      <w:r>
        <w:rPr>
          <w:rStyle w:val="VerbatimChar"/>
        </w:rPr>
        <w:t>orbit_set_id</w:t>
      </w:r>
      <w:r>
        <w:t xml:space="preserve"> is NULL, the orbital plane is part of a default configuration</w:t>
      </w:r>
    </w:p>
    <w:p w14:paraId="6F2E6E11" w14:textId="77777777" w:rsidR="00C57B56" w:rsidRDefault="00C57B56" w:rsidP="00C57B56">
      <w:pPr>
        <w:pStyle w:val="FirstParagraph"/>
      </w:pPr>
      <w:r>
        <w:rPr>
          <w:b/>
          <w:bCs/>
        </w:rPr>
        <w:t>Example:</w:t>
      </w:r>
    </w:p>
    <w:p w14:paraId="63416B60" w14:textId="77777777" w:rsidR="00C57B56" w:rsidRDefault="00C57B56" w:rsidP="00C57B56">
      <w:pPr>
        <w:pStyle w:val="SourceCode"/>
        <w:rPr>
          <w:rStyle w:val="VerbatimChar"/>
        </w:rPr>
      </w:pPr>
      <w:r>
        <w:rPr>
          <w:rStyle w:val="VerbatimChar"/>
        </w:rPr>
        <w:t>orbit_set_id = 1: Low shell (550 km) with 10 orbital planes</w:t>
      </w:r>
      <w:r>
        <w:br/>
      </w:r>
      <w:r>
        <w:rPr>
          <w:rStyle w:val="VerbatimChar"/>
        </w:rPr>
        <w:t>orbit_set_id = 2: Medium shell (1200 km) with 5 orbital planes</w:t>
      </w:r>
      <w:r>
        <w:br/>
      </w:r>
      <w:r>
        <w:rPr>
          <w:rStyle w:val="VerbatimChar"/>
        </w:rPr>
        <w:t>orbit_set_id = NULL: All orbital planes (default)</w:t>
      </w:r>
    </w:p>
    <w:p w14:paraId="5FC11C9D" w14:textId="77777777" w:rsidR="00C57B56" w:rsidRDefault="00E44E55" w:rsidP="00C57B56">
      <w:pPr>
        <w:pStyle w:val="Heading4"/>
      </w:pPr>
      <w:r>
        <w:t>6.4.1.3 act_code Usage in orbit Table</w:t>
      </w:r>
    </w:p>
    <w:p w14:paraId="0E738B9B" w14:textId="77777777" w:rsidR="00C57B56" w:rsidRDefault="00C57B56" w:rsidP="00C57B56">
      <w:pPr>
        <w:pStyle w:val="FirstParagraph"/>
      </w:pPr>
      <w:r>
        <w:t xml:space="preserve">The </w:t>
      </w:r>
      <w:r>
        <w:rPr>
          <w:rStyle w:val="VerbatimChar"/>
        </w:rPr>
        <w:t>act_code</w:t>
      </w:r>
      <w:r>
        <w:t xml:space="preserve"> parameter indicates a code (A, M, S) indicating the action to be taken on the orbital plane:</w:t>
      </w:r>
    </w:p>
    <w:p w14:paraId="01BF6140" w14:textId="77777777" w:rsidR="00C57B56" w:rsidRDefault="00C57B56" w:rsidP="005C2DDC">
      <w:pPr>
        <w:pStyle w:val="Compact"/>
        <w:numPr>
          <w:ilvl w:val="0"/>
          <w:numId w:val="36"/>
        </w:numPr>
      </w:pPr>
      <w:r>
        <w:rPr>
          <w:b/>
          <w:bCs/>
        </w:rPr>
        <w:t>Purpose</w:t>
      </w:r>
      <w:r>
        <w:t xml:space="preserve">: </w:t>
      </w:r>
    </w:p>
    <w:p w14:paraId="2602809C" w14:textId="77777777" w:rsidR="00C57B56" w:rsidRDefault="00C57B56" w:rsidP="005C2DDC">
      <w:pPr>
        <w:pStyle w:val="Compact"/>
        <w:numPr>
          <w:ilvl w:val="0"/>
          <w:numId w:val="44"/>
        </w:numPr>
      </w:pPr>
      <w:r>
        <w:t>Identify added, modified or suppressed orbital planes</w:t>
      </w:r>
    </w:p>
    <w:p w14:paraId="490CA888" w14:textId="77777777" w:rsidR="00C57B56" w:rsidRDefault="00C57B56" w:rsidP="005C2DDC">
      <w:pPr>
        <w:pStyle w:val="Compact"/>
        <w:numPr>
          <w:ilvl w:val="0"/>
          <w:numId w:val="44"/>
        </w:numPr>
      </w:pPr>
      <w:r>
        <w:t>Identify orbital planes to be considered in examination of MOD</w:t>
      </w:r>
    </w:p>
    <w:p w14:paraId="05AA3B4F" w14:textId="77777777" w:rsidR="00C57B56" w:rsidRPr="00B21F75" w:rsidRDefault="00C57B56" w:rsidP="005C2DDC">
      <w:pPr>
        <w:pStyle w:val="Compact"/>
        <w:numPr>
          <w:ilvl w:val="0"/>
          <w:numId w:val="36"/>
        </w:numPr>
        <w:rPr>
          <w:b/>
          <w:bCs/>
        </w:rPr>
      </w:pPr>
      <w:r>
        <w:rPr>
          <w:b/>
          <w:bCs/>
        </w:rPr>
        <w:t xml:space="preserve">Usage: </w:t>
      </w:r>
      <w:r>
        <w:t>To be provided only for MOD</w:t>
      </w:r>
    </w:p>
    <w:p w14:paraId="6EB1E744" w14:textId="77777777" w:rsidR="00C57B56" w:rsidRDefault="00C57B56" w:rsidP="005C2DDC">
      <w:pPr>
        <w:pStyle w:val="Compact"/>
        <w:numPr>
          <w:ilvl w:val="0"/>
          <w:numId w:val="36"/>
        </w:numPr>
      </w:pPr>
      <w:r>
        <w:rPr>
          <w:b/>
          <w:bCs/>
        </w:rPr>
        <w:t>Action codes NULL, “A”, “M” Behavior</w:t>
      </w:r>
      <w:r>
        <w:t>: When specified, the orbital planes were maintained, added or modified and should be considered in examination</w:t>
      </w:r>
    </w:p>
    <w:p w14:paraId="3A0203EE" w14:textId="77777777" w:rsidR="00C57B56" w:rsidRDefault="00C57B56" w:rsidP="005C2DDC">
      <w:pPr>
        <w:pStyle w:val="Compact"/>
        <w:numPr>
          <w:ilvl w:val="0"/>
          <w:numId w:val="36"/>
        </w:numPr>
      </w:pPr>
      <w:r>
        <w:t xml:space="preserve"> </w:t>
      </w:r>
      <w:r>
        <w:rPr>
          <w:b/>
          <w:bCs/>
        </w:rPr>
        <w:t>Action code “S” Behavior</w:t>
      </w:r>
      <w:r>
        <w:t>: When act_code = “S”, the orbital plane will be suppressed and should not be considered in examination</w:t>
      </w:r>
    </w:p>
    <w:p w14:paraId="7A5D8E69" w14:textId="77777777" w:rsidR="00C57B56" w:rsidRDefault="00E44E55" w:rsidP="00C57B56">
      <w:pPr>
        <w:pStyle w:val="Heading3"/>
      </w:pPr>
      <w:bookmarkStart w:id="39" w:name="_Toc228378692"/>
      <w:bookmarkStart w:id="40" w:name="_Toc228382273"/>
      <w:bookmarkStart w:id="41" w:name="phase-table"/>
      <w:bookmarkEnd w:id="36"/>
      <w:bookmarkEnd w:id="38"/>
      <w:r>
        <w:t>6.4.2 phase Table</w:t>
      </w:r>
      <w:bookmarkEnd w:id="39"/>
      <w:bookmarkEnd w:id="40"/>
    </w:p>
    <w:p w14:paraId="722D40E3" w14:textId="77777777" w:rsidR="00C57B56" w:rsidRDefault="00C57B56" w:rsidP="00C57B56">
      <w:pPr>
        <w:pStyle w:val="FirstParagraph"/>
      </w:pPr>
      <w:r>
        <w:t xml:space="preserve">The </w:t>
      </w:r>
      <w:r>
        <w:rPr>
          <w:rStyle w:val="VerbatimChar"/>
        </w:rPr>
        <w:t>phase</w:t>
      </w:r>
      <w:r>
        <w:t xml:space="preserve"> table defines the initial position of satellites within orbital planes. </w:t>
      </w:r>
    </w:p>
    <w:p w14:paraId="4D1F3049" w14:textId="77777777" w:rsidR="00C57B56" w:rsidRDefault="00E44E55" w:rsidP="00C57B56">
      <w:pPr>
        <w:pStyle w:val="Heading4"/>
      </w:pPr>
      <w:bookmarkStart w:id="42" w:name="table-structure-2"/>
      <w:r>
        <w:t>6.4.2.1 Table Structure</w:t>
      </w:r>
    </w:p>
    <w:tbl>
      <w:tblPr>
        <w:tblStyle w:val="Table"/>
        <w:tblW w:w="5000" w:type="pct"/>
        <w:tblLayout w:type="fixed"/>
        <w:tblLook w:val="0020" w:firstRow="1" w:lastRow="0" w:firstColumn="0" w:lastColumn="0" w:noHBand="0" w:noVBand="0"/>
      </w:tblPr>
      <w:tblGrid>
        <w:gridCol w:w="2357"/>
        <w:gridCol w:w="2160"/>
        <w:gridCol w:w="1373"/>
        <w:gridCol w:w="2553"/>
        <w:gridCol w:w="2357"/>
      </w:tblGrid>
      <w:tr w:rsidR="00C57B56" w14:paraId="0EDCC5D8" w14:textId="77777777" w:rsidTr="005C5A9F">
        <w:trPr>
          <w:cnfStyle w:val="100000000000" w:firstRow="1" w:lastRow="0" w:firstColumn="0" w:lastColumn="0" w:oddVBand="0" w:evenVBand="0" w:oddHBand="0" w:evenHBand="0" w:firstRowFirstColumn="0" w:firstRowLastColumn="0" w:lastRowFirstColumn="0" w:lastRowLastColumn="0"/>
          <w:tblHeader/>
        </w:trPr>
        <w:tc>
          <w:tcPr>
            <w:tcW w:w="1728" w:type="dxa"/>
          </w:tcPr>
          <w:p w14:paraId="408C490B" w14:textId="77777777" w:rsidR="00C57B56" w:rsidRDefault="00C57B56" w:rsidP="005C5A9F">
            <w:pPr>
              <w:pStyle w:val="Compact"/>
            </w:pPr>
            <w:r>
              <w:t>Field Name</w:t>
            </w:r>
          </w:p>
        </w:tc>
        <w:tc>
          <w:tcPr>
            <w:tcW w:w="1584" w:type="dxa"/>
          </w:tcPr>
          <w:p w14:paraId="60DB13BF" w14:textId="77777777" w:rsidR="00C57B56" w:rsidRDefault="00C57B56" w:rsidP="005C5A9F">
            <w:pPr>
              <w:pStyle w:val="Compact"/>
            </w:pPr>
            <w:r>
              <w:t>Data Type</w:t>
            </w:r>
          </w:p>
        </w:tc>
        <w:tc>
          <w:tcPr>
            <w:tcW w:w="1007" w:type="dxa"/>
          </w:tcPr>
          <w:p w14:paraId="4F915DAD" w14:textId="77777777" w:rsidR="00C57B56" w:rsidRDefault="00C57B56" w:rsidP="005C5A9F">
            <w:pPr>
              <w:pStyle w:val="Compact"/>
            </w:pPr>
            <w:r>
              <w:t>Units</w:t>
            </w:r>
          </w:p>
        </w:tc>
        <w:tc>
          <w:tcPr>
            <w:tcW w:w="1872" w:type="dxa"/>
          </w:tcPr>
          <w:p w14:paraId="16C3A724" w14:textId="77777777" w:rsidR="00C57B56" w:rsidRDefault="00C57B56" w:rsidP="005C5A9F">
            <w:pPr>
              <w:pStyle w:val="Compact"/>
            </w:pPr>
            <w:r>
              <w:t>Description</w:t>
            </w:r>
          </w:p>
        </w:tc>
        <w:tc>
          <w:tcPr>
            <w:tcW w:w="1728" w:type="dxa"/>
          </w:tcPr>
          <w:p w14:paraId="6AEFDC21" w14:textId="77777777" w:rsidR="00C57B56" w:rsidRDefault="00C57B56" w:rsidP="005C5A9F">
            <w:pPr>
              <w:pStyle w:val="Compact"/>
            </w:pPr>
            <w:r>
              <w:t>Validation</w:t>
            </w:r>
          </w:p>
        </w:tc>
      </w:tr>
      <w:tr w:rsidR="00C57B56" w14:paraId="5ED61EA5" w14:textId="77777777" w:rsidTr="005C5A9F">
        <w:tc>
          <w:tcPr>
            <w:tcW w:w="1728" w:type="dxa"/>
          </w:tcPr>
          <w:p w14:paraId="469E99A7" w14:textId="77777777" w:rsidR="00C57B56" w:rsidRDefault="00C57B56" w:rsidP="005C5A9F">
            <w:pPr>
              <w:pStyle w:val="Compact"/>
            </w:pPr>
            <w:r>
              <w:rPr>
                <w:b/>
                <w:bCs/>
              </w:rPr>
              <w:t>ntc_id</w:t>
            </w:r>
          </w:p>
        </w:tc>
        <w:tc>
          <w:tcPr>
            <w:tcW w:w="1584" w:type="dxa"/>
          </w:tcPr>
          <w:p w14:paraId="4D797F9F" w14:textId="77777777" w:rsidR="00C57B56" w:rsidRDefault="00C57B56" w:rsidP="005C5A9F">
            <w:pPr>
              <w:pStyle w:val="Compact"/>
            </w:pPr>
            <w:r>
              <w:t>Number(9)</w:t>
            </w:r>
          </w:p>
        </w:tc>
        <w:tc>
          <w:tcPr>
            <w:tcW w:w="1007" w:type="dxa"/>
          </w:tcPr>
          <w:p w14:paraId="4921DC70" w14:textId="77777777" w:rsidR="00C57B56" w:rsidRDefault="00C57B56" w:rsidP="005C5A9F">
            <w:pPr>
              <w:pStyle w:val="Compact"/>
            </w:pPr>
            <w:r>
              <w:t>-</w:t>
            </w:r>
          </w:p>
        </w:tc>
        <w:tc>
          <w:tcPr>
            <w:tcW w:w="1872" w:type="dxa"/>
          </w:tcPr>
          <w:p w14:paraId="3312A12F" w14:textId="77777777" w:rsidR="00C57B56" w:rsidRDefault="00C57B56" w:rsidP="005C5A9F">
            <w:pPr>
              <w:pStyle w:val="Compact"/>
            </w:pPr>
            <w:r>
              <w:t>Unique identifier of the notice</w:t>
            </w:r>
          </w:p>
        </w:tc>
        <w:tc>
          <w:tcPr>
            <w:tcW w:w="1728" w:type="dxa"/>
          </w:tcPr>
          <w:p w14:paraId="6CBE6283" w14:textId="77777777" w:rsidR="00C57B56" w:rsidRDefault="00C57B56" w:rsidP="005C5A9F">
            <w:pPr>
              <w:pStyle w:val="Compact"/>
            </w:pPr>
            <w:r>
              <w:t>Foreign Key, NOT NULL</w:t>
            </w:r>
          </w:p>
        </w:tc>
      </w:tr>
      <w:tr w:rsidR="00C57B56" w14:paraId="4C55C2B0" w14:textId="77777777" w:rsidTr="005C5A9F">
        <w:tc>
          <w:tcPr>
            <w:tcW w:w="1728" w:type="dxa"/>
          </w:tcPr>
          <w:p w14:paraId="57627EE0" w14:textId="77777777" w:rsidR="00C57B56" w:rsidRDefault="00C57B56" w:rsidP="005C5A9F">
            <w:pPr>
              <w:pStyle w:val="Compact"/>
            </w:pPr>
            <w:r>
              <w:rPr>
                <w:b/>
                <w:bCs/>
              </w:rPr>
              <w:t>orb_id</w:t>
            </w:r>
          </w:p>
        </w:tc>
        <w:tc>
          <w:tcPr>
            <w:tcW w:w="1584" w:type="dxa"/>
          </w:tcPr>
          <w:p w14:paraId="78AA3688" w14:textId="77777777" w:rsidR="00C57B56" w:rsidRDefault="00C57B56" w:rsidP="005C5A9F">
            <w:pPr>
              <w:pStyle w:val="Compact"/>
            </w:pPr>
            <w:r>
              <w:t>Number(2)</w:t>
            </w:r>
          </w:p>
        </w:tc>
        <w:tc>
          <w:tcPr>
            <w:tcW w:w="1007" w:type="dxa"/>
          </w:tcPr>
          <w:p w14:paraId="34FAF379" w14:textId="77777777" w:rsidR="00C57B56" w:rsidRDefault="00C57B56" w:rsidP="005C5A9F">
            <w:pPr>
              <w:pStyle w:val="Compact"/>
            </w:pPr>
            <w:r>
              <w:t>-</w:t>
            </w:r>
          </w:p>
        </w:tc>
        <w:tc>
          <w:tcPr>
            <w:tcW w:w="1872" w:type="dxa"/>
          </w:tcPr>
          <w:p w14:paraId="1A5B2A5F" w14:textId="77777777" w:rsidR="00C57B56" w:rsidRDefault="00C57B56" w:rsidP="005C5A9F">
            <w:pPr>
              <w:pStyle w:val="Compact"/>
            </w:pPr>
            <w:r>
              <w:t>Sequence number of the orbital plane</w:t>
            </w:r>
          </w:p>
        </w:tc>
        <w:tc>
          <w:tcPr>
            <w:tcW w:w="1728" w:type="dxa"/>
          </w:tcPr>
          <w:p w14:paraId="367547F1" w14:textId="77777777" w:rsidR="00C57B56" w:rsidRDefault="00C57B56" w:rsidP="005C5A9F">
            <w:pPr>
              <w:pStyle w:val="Compact"/>
            </w:pPr>
            <w:r>
              <w:t>Foreign Key, NOT NULL, &gt; 0</w:t>
            </w:r>
          </w:p>
        </w:tc>
      </w:tr>
      <w:tr w:rsidR="00C57B56" w14:paraId="686B44C7" w14:textId="77777777" w:rsidTr="005C5A9F">
        <w:tc>
          <w:tcPr>
            <w:tcW w:w="1728" w:type="dxa"/>
          </w:tcPr>
          <w:p w14:paraId="111AC77C" w14:textId="77777777" w:rsidR="00C57B56" w:rsidRDefault="00C57B56" w:rsidP="005C5A9F">
            <w:pPr>
              <w:pStyle w:val="Compact"/>
            </w:pPr>
            <w:r>
              <w:rPr>
                <w:b/>
                <w:bCs/>
              </w:rPr>
              <w:t>orb_sat_id</w:t>
            </w:r>
          </w:p>
        </w:tc>
        <w:tc>
          <w:tcPr>
            <w:tcW w:w="1584" w:type="dxa"/>
          </w:tcPr>
          <w:p w14:paraId="4B63A8F4" w14:textId="77777777" w:rsidR="00C57B56" w:rsidRDefault="00C57B56" w:rsidP="005C5A9F">
            <w:pPr>
              <w:pStyle w:val="Compact"/>
            </w:pPr>
            <w:r>
              <w:t>Number(2)</w:t>
            </w:r>
          </w:p>
        </w:tc>
        <w:tc>
          <w:tcPr>
            <w:tcW w:w="1007" w:type="dxa"/>
          </w:tcPr>
          <w:p w14:paraId="4955685D" w14:textId="77777777" w:rsidR="00C57B56" w:rsidRDefault="00C57B56" w:rsidP="005C5A9F">
            <w:pPr>
              <w:pStyle w:val="Compact"/>
            </w:pPr>
            <w:r>
              <w:t>-</w:t>
            </w:r>
          </w:p>
        </w:tc>
        <w:tc>
          <w:tcPr>
            <w:tcW w:w="1872" w:type="dxa"/>
          </w:tcPr>
          <w:p w14:paraId="6C919BD0" w14:textId="77777777" w:rsidR="00C57B56" w:rsidRDefault="00C57B56" w:rsidP="005C5A9F">
            <w:pPr>
              <w:pStyle w:val="Compact"/>
            </w:pPr>
            <w:r>
              <w:t>Satellite sequence number in the orbital plane</w:t>
            </w:r>
          </w:p>
        </w:tc>
        <w:tc>
          <w:tcPr>
            <w:tcW w:w="1728" w:type="dxa"/>
          </w:tcPr>
          <w:p w14:paraId="29136736" w14:textId="77777777" w:rsidR="00C57B56" w:rsidRDefault="00C57B56" w:rsidP="005C5A9F">
            <w:pPr>
              <w:pStyle w:val="Compact"/>
            </w:pPr>
            <w:r>
              <w:t>Primary Key, NOT NULL, &gt; 0</w:t>
            </w:r>
          </w:p>
        </w:tc>
      </w:tr>
      <w:tr w:rsidR="00C57B56" w14:paraId="73E63F10" w14:textId="77777777" w:rsidTr="005C5A9F">
        <w:tc>
          <w:tcPr>
            <w:tcW w:w="1728" w:type="dxa"/>
          </w:tcPr>
          <w:p w14:paraId="763A6F0A" w14:textId="77777777" w:rsidR="00C57B56" w:rsidRDefault="00C57B56" w:rsidP="005C5A9F">
            <w:pPr>
              <w:pStyle w:val="Compact"/>
            </w:pPr>
            <w:r>
              <w:rPr>
                <w:b/>
                <w:bCs/>
              </w:rPr>
              <w:t>phase_ang</w:t>
            </w:r>
          </w:p>
        </w:tc>
        <w:tc>
          <w:tcPr>
            <w:tcW w:w="1584" w:type="dxa"/>
          </w:tcPr>
          <w:p w14:paraId="3AC2D04A" w14:textId="77777777" w:rsidR="00C57B56" w:rsidRDefault="00C57B56" w:rsidP="005C5A9F">
            <w:pPr>
              <w:pStyle w:val="Compact"/>
            </w:pPr>
            <w:r>
              <w:t>Number(5)</w:t>
            </w:r>
          </w:p>
        </w:tc>
        <w:tc>
          <w:tcPr>
            <w:tcW w:w="1007" w:type="dxa"/>
          </w:tcPr>
          <w:p w14:paraId="5EBD71E2" w14:textId="77777777" w:rsidR="00C57B56" w:rsidRDefault="00C57B56" w:rsidP="005C5A9F">
            <w:pPr>
              <w:pStyle w:val="Compact"/>
            </w:pPr>
            <w:r>
              <w:t>degrees</w:t>
            </w:r>
          </w:p>
        </w:tc>
        <w:tc>
          <w:tcPr>
            <w:tcW w:w="1872" w:type="dxa"/>
          </w:tcPr>
          <w:p w14:paraId="24C6E47D" w14:textId="77777777" w:rsidR="00C57B56" w:rsidRDefault="00C57B56" w:rsidP="005C5A9F">
            <w:pPr>
              <w:pStyle w:val="Compact"/>
            </w:pPr>
            <w:r>
              <w:t>Initial phase angle of the satellite in the orbital plane</w:t>
            </w:r>
          </w:p>
        </w:tc>
        <w:tc>
          <w:tcPr>
            <w:tcW w:w="1728" w:type="dxa"/>
          </w:tcPr>
          <w:p w14:paraId="7D384CC6" w14:textId="77777777" w:rsidR="00C57B56" w:rsidRDefault="00C57B56" w:rsidP="005C5A9F">
            <w:pPr>
              <w:pStyle w:val="BodyText"/>
            </w:pPr>
            <w:r>
              <w:t xml:space="preserve">0-360, phase angle is measured from the point of the ascending node </w:t>
            </w:r>
          </w:p>
        </w:tc>
      </w:tr>
    </w:tbl>
    <w:p w14:paraId="630E41D2" w14:textId="77777777" w:rsidR="00C57B56" w:rsidRDefault="00C57B56" w:rsidP="00C57B56"/>
    <w:p w14:paraId="34FFFC9E" w14:textId="77777777" w:rsidR="00C57B56" w:rsidRDefault="00E44E55" w:rsidP="00C57B56">
      <w:pPr>
        <w:pStyle w:val="Heading2"/>
      </w:pPr>
      <w:bookmarkStart w:id="43" w:name="_Toc228382274"/>
      <w:bookmarkStart w:id="44" w:name="mask-parameters-and-linking"/>
      <w:bookmarkEnd w:id="33"/>
      <w:bookmarkEnd w:id="41"/>
      <w:bookmarkEnd w:id="42"/>
      <w:r>
        <w:t>6.5. Mask Parameters and Linking</w:t>
      </w:r>
      <w:bookmarkEnd w:id="43"/>
    </w:p>
    <w:p w14:paraId="5B8AFF61" w14:textId="77777777" w:rsidR="00C57B56" w:rsidRDefault="00E44E55" w:rsidP="00C57B56">
      <w:pPr>
        <w:pStyle w:val="Heading3"/>
      </w:pPr>
      <w:bookmarkStart w:id="45" w:name="_Toc228378694"/>
      <w:bookmarkStart w:id="46" w:name="_Toc228382275"/>
      <w:bookmarkStart w:id="47" w:name="mask_info-table"/>
      <w:r>
        <w:t>6.5.1 mask_info Table</w:t>
      </w:r>
      <w:bookmarkEnd w:id="45"/>
      <w:bookmarkEnd w:id="46"/>
    </w:p>
    <w:p w14:paraId="7E741F1A" w14:textId="77777777" w:rsidR="00C57B56" w:rsidRDefault="00C57B56" w:rsidP="00C57B56">
      <w:pPr>
        <w:pStyle w:val="FirstParagraph"/>
      </w:pPr>
      <w:r>
        <w:t xml:space="preserve">The </w:t>
      </w:r>
      <w:r>
        <w:rPr>
          <w:rStyle w:val="VerbatimChar"/>
        </w:rPr>
        <w:t>mask_info</w:t>
      </w:r>
      <w:r>
        <w:t xml:space="preserve"> table contains metadata for all PFD and EIRP masks.</w:t>
      </w:r>
    </w:p>
    <w:p w14:paraId="47DA13BE" w14:textId="77777777" w:rsidR="00C57B56" w:rsidRDefault="00E44E55" w:rsidP="00C57B56">
      <w:pPr>
        <w:pStyle w:val="Heading4"/>
      </w:pPr>
      <w:bookmarkStart w:id="48" w:name="table-structure-3"/>
      <w:r>
        <w:lastRenderedPageBreak/>
        <w:t>6.5.1.1 Table Structure</w:t>
      </w:r>
    </w:p>
    <w:tbl>
      <w:tblPr>
        <w:tblStyle w:val="Table"/>
        <w:tblW w:w="5000" w:type="pct"/>
        <w:tblLayout w:type="fixed"/>
        <w:tblLook w:val="0020" w:firstRow="1" w:lastRow="0" w:firstColumn="0" w:lastColumn="0" w:noHBand="0" w:noVBand="0"/>
      </w:tblPr>
      <w:tblGrid>
        <w:gridCol w:w="2357"/>
        <w:gridCol w:w="2160"/>
        <w:gridCol w:w="1373"/>
        <w:gridCol w:w="2553"/>
        <w:gridCol w:w="2357"/>
      </w:tblGrid>
      <w:tr w:rsidR="00C57B56" w14:paraId="33C8755D" w14:textId="77777777" w:rsidTr="005C5A9F">
        <w:trPr>
          <w:cnfStyle w:val="100000000000" w:firstRow="1" w:lastRow="0" w:firstColumn="0" w:lastColumn="0" w:oddVBand="0" w:evenVBand="0" w:oddHBand="0" w:evenHBand="0" w:firstRowFirstColumn="0" w:firstRowLastColumn="0" w:lastRowFirstColumn="0" w:lastRowLastColumn="0"/>
          <w:tblHeader/>
        </w:trPr>
        <w:tc>
          <w:tcPr>
            <w:tcW w:w="1728" w:type="dxa"/>
          </w:tcPr>
          <w:p w14:paraId="14343E10" w14:textId="77777777" w:rsidR="00C57B56" w:rsidRDefault="00C57B56" w:rsidP="005C5A9F">
            <w:pPr>
              <w:pStyle w:val="Compact"/>
            </w:pPr>
            <w:r>
              <w:t>Field Name</w:t>
            </w:r>
          </w:p>
        </w:tc>
        <w:tc>
          <w:tcPr>
            <w:tcW w:w="1584" w:type="dxa"/>
          </w:tcPr>
          <w:p w14:paraId="333D9DB7" w14:textId="77777777" w:rsidR="00C57B56" w:rsidRDefault="00C57B56" w:rsidP="005C5A9F">
            <w:pPr>
              <w:pStyle w:val="Compact"/>
            </w:pPr>
            <w:r>
              <w:t>Data Type</w:t>
            </w:r>
          </w:p>
        </w:tc>
        <w:tc>
          <w:tcPr>
            <w:tcW w:w="1007" w:type="dxa"/>
          </w:tcPr>
          <w:p w14:paraId="5DD84E45" w14:textId="77777777" w:rsidR="00C57B56" w:rsidRDefault="00C57B56" w:rsidP="005C5A9F">
            <w:pPr>
              <w:pStyle w:val="Compact"/>
            </w:pPr>
            <w:r>
              <w:t>Units</w:t>
            </w:r>
          </w:p>
        </w:tc>
        <w:tc>
          <w:tcPr>
            <w:tcW w:w="1872" w:type="dxa"/>
          </w:tcPr>
          <w:p w14:paraId="4E3F9045" w14:textId="77777777" w:rsidR="00C57B56" w:rsidRDefault="00C57B56" w:rsidP="005C5A9F">
            <w:pPr>
              <w:pStyle w:val="Compact"/>
            </w:pPr>
            <w:r>
              <w:t>Description</w:t>
            </w:r>
          </w:p>
        </w:tc>
        <w:tc>
          <w:tcPr>
            <w:tcW w:w="1728" w:type="dxa"/>
          </w:tcPr>
          <w:p w14:paraId="778E93C9" w14:textId="77777777" w:rsidR="00C57B56" w:rsidRDefault="00C57B56" w:rsidP="005C5A9F">
            <w:pPr>
              <w:pStyle w:val="Compact"/>
            </w:pPr>
            <w:r>
              <w:t>Validation</w:t>
            </w:r>
          </w:p>
        </w:tc>
      </w:tr>
      <w:tr w:rsidR="00C57B56" w14:paraId="32A316E0" w14:textId="77777777" w:rsidTr="005C5A9F">
        <w:tc>
          <w:tcPr>
            <w:tcW w:w="1728" w:type="dxa"/>
          </w:tcPr>
          <w:p w14:paraId="2C4B47A1" w14:textId="77777777" w:rsidR="00C57B56" w:rsidRDefault="00C57B56" w:rsidP="005C5A9F">
            <w:pPr>
              <w:pStyle w:val="Compact"/>
            </w:pPr>
            <w:r>
              <w:rPr>
                <w:b/>
                <w:bCs/>
              </w:rPr>
              <w:t>ntc_id</w:t>
            </w:r>
          </w:p>
        </w:tc>
        <w:tc>
          <w:tcPr>
            <w:tcW w:w="1584" w:type="dxa"/>
          </w:tcPr>
          <w:p w14:paraId="5F07B2F8" w14:textId="77777777" w:rsidR="00C57B56" w:rsidRDefault="00C57B56" w:rsidP="005C5A9F">
            <w:pPr>
              <w:pStyle w:val="Compact"/>
            </w:pPr>
            <w:r>
              <w:t>Number(9)</w:t>
            </w:r>
          </w:p>
        </w:tc>
        <w:tc>
          <w:tcPr>
            <w:tcW w:w="1007" w:type="dxa"/>
          </w:tcPr>
          <w:p w14:paraId="4569B8DF" w14:textId="77777777" w:rsidR="00C57B56" w:rsidRDefault="00C57B56" w:rsidP="005C5A9F">
            <w:pPr>
              <w:pStyle w:val="Compact"/>
            </w:pPr>
            <w:r>
              <w:t>-</w:t>
            </w:r>
          </w:p>
        </w:tc>
        <w:tc>
          <w:tcPr>
            <w:tcW w:w="1872" w:type="dxa"/>
          </w:tcPr>
          <w:p w14:paraId="03E6289E" w14:textId="77777777" w:rsidR="00C57B56" w:rsidRDefault="00C57B56" w:rsidP="005C5A9F">
            <w:pPr>
              <w:pStyle w:val="Compact"/>
            </w:pPr>
            <w:r>
              <w:t>Unique identifier of the notice</w:t>
            </w:r>
          </w:p>
        </w:tc>
        <w:tc>
          <w:tcPr>
            <w:tcW w:w="1728" w:type="dxa"/>
          </w:tcPr>
          <w:p w14:paraId="2FB0F490" w14:textId="77777777" w:rsidR="00C57B56" w:rsidRDefault="00C57B56" w:rsidP="005C5A9F">
            <w:pPr>
              <w:pStyle w:val="Compact"/>
            </w:pPr>
            <w:r>
              <w:t>Foreign Key, NOT NULL</w:t>
            </w:r>
          </w:p>
        </w:tc>
      </w:tr>
      <w:tr w:rsidR="00C57B56" w14:paraId="572431AD" w14:textId="77777777" w:rsidTr="005C5A9F">
        <w:tc>
          <w:tcPr>
            <w:tcW w:w="1728" w:type="dxa"/>
          </w:tcPr>
          <w:p w14:paraId="35B14BB1" w14:textId="77777777" w:rsidR="00C57B56" w:rsidRDefault="00C57B56" w:rsidP="005C5A9F">
            <w:pPr>
              <w:pStyle w:val="Compact"/>
            </w:pPr>
            <w:r>
              <w:rPr>
                <w:b/>
                <w:bCs/>
              </w:rPr>
              <w:t>mask_id</w:t>
            </w:r>
          </w:p>
        </w:tc>
        <w:tc>
          <w:tcPr>
            <w:tcW w:w="1584" w:type="dxa"/>
          </w:tcPr>
          <w:p w14:paraId="6DB1A79B" w14:textId="77777777" w:rsidR="00C57B56" w:rsidRDefault="00C57B56" w:rsidP="005C5A9F">
            <w:pPr>
              <w:pStyle w:val="Compact"/>
            </w:pPr>
            <w:r>
              <w:t>Number(4)</w:t>
            </w:r>
          </w:p>
        </w:tc>
        <w:tc>
          <w:tcPr>
            <w:tcW w:w="1007" w:type="dxa"/>
          </w:tcPr>
          <w:p w14:paraId="5377CB23" w14:textId="77777777" w:rsidR="00C57B56" w:rsidRDefault="00C57B56" w:rsidP="005C5A9F">
            <w:pPr>
              <w:pStyle w:val="Compact"/>
            </w:pPr>
            <w:r>
              <w:t>-</w:t>
            </w:r>
          </w:p>
        </w:tc>
        <w:tc>
          <w:tcPr>
            <w:tcW w:w="1872" w:type="dxa"/>
          </w:tcPr>
          <w:p w14:paraId="35B8D1DC" w14:textId="77777777" w:rsidR="00C57B56" w:rsidRDefault="00C57B56" w:rsidP="005C5A9F">
            <w:pPr>
              <w:pStyle w:val="Compact"/>
            </w:pPr>
            <w:r>
              <w:t>Unique identifier of the mask</w:t>
            </w:r>
          </w:p>
        </w:tc>
        <w:tc>
          <w:tcPr>
            <w:tcW w:w="1728" w:type="dxa"/>
          </w:tcPr>
          <w:p w14:paraId="0E57BE17" w14:textId="77777777" w:rsidR="00C57B56" w:rsidRDefault="00C57B56" w:rsidP="005C5A9F">
            <w:pPr>
              <w:pStyle w:val="Compact"/>
            </w:pPr>
            <w:r>
              <w:t>Primary Key, NOT NULL</w:t>
            </w:r>
          </w:p>
        </w:tc>
      </w:tr>
      <w:tr w:rsidR="00C57B56" w14:paraId="7080BFDF" w14:textId="77777777" w:rsidTr="005C5A9F">
        <w:tc>
          <w:tcPr>
            <w:tcW w:w="1728" w:type="dxa"/>
          </w:tcPr>
          <w:p w14:paraId="229291F7" w14:textId="77777777" w:rsidR="00C57B56" w:rsidRDefault="00C57B56" w:rsidP="005C5A9F">
            <w:pPr>
              <w:pStyle w:val="Compact"/>
            </w:pPr>
            <w:r>
              <w:rPr>
                <w:b/>
                <w:bCs/>
              </w:rPr>
              <w:t>freq_min</w:t>
            </w:r>
          </w:p>
        </w:tc>
        <w:tc>
          <w:tcPr>
            <w:tcW w:w="1584" w:type="dxa"/>
          </w:tcPr>
          <w:p w14:paraId="6BF67B95" w14:textId="77777777" w:rsidR="00C57B56" w:rsidRPr="00E03A78" w:rsidRDefault="00C57B56" w:rsidP="005C5A9F">
            <w:pPr>
              <w:pStyle w:val="Compact"/>
            </w:pPr>
            <w:r>
              <w:t>Number(12)</w:t>
            </w:r>
          </w:p>
        </w:tc>
        <w:tc>
          <w:tcPr>
            <w:tcW w:w="1007" w:type="dxa"/>
          </w:tcPr>
          <w:p w14:paraId="69EFEE93" w14:textId="77777777" w:rsidR="00C57B56" w:rsidRPr="00E03A78" w:rsidRDefault="00C57B56" w:rsidP="005C5A9F">
            <w:pPr>
              <w:pStyle w:val="Compact"/>
            </w:pPr>
            <w:r>
              <w:t>MHz*</w:t>
            </w:r>
          </w:p>
        </w:tc>
        <w:tc>
          <w:tcPr>
            <w:tcW w:w="1872" w:type="dxa"/>
          </w:tcPr>
          <w:p w14:paraId="34A06986" w14:textId="77777777" w:rsidR="00C57B56" w:rsidRDefault="00C57B56" w:rsidP="005C5A9F">
            <w:pPr>
              <w:pStyle w:val="Compact"/>
            </w:pPr>
            <w:r>
              <w:t>Lowest frequency for which the mask is valid</w:t>
            </w:r>
          </w:p>
        </w:tc>
        <w:tc>
          <w:tcPr>
            <w:tcW w:w="1728" w:type="dxa"/>
          </w:tcPr>
          <w:p w14:paraId="08FD17A5" w14:textId="77777777" w:rsidR="00C57B56" w:rsidRDefault="00C57B56" w:rsidP="005C5A9F">
            <w:pPr>
              <w:pStyle w:val="Compact"/>
            </w:pPr>
            <w:r>
              <w:t>&gt; 0, NOT NULL</w:t>
            </w:r>
          </w:p>
        </w:tc>
      </w:tr>
      <w:tr w:rsidR="00C57B56" w14:paraId="5F96F916" w14:textId="77777777" w:rsidTr="005C5A9F">
        <w:tc>
          <w:tcPr>
            <w:tcW w:w="1728" w:type="dxa"/>
          </w:tcPr>
          <w:p w14:paraId="164DD14A" w14:textId="77777777" w:rsidR="00C57B56" w:rsidRDefault="00C57B56" w:rsidP="005C5A9F">
            <w:pPr>
              <w:pStyle w:val="Compact"/>
            </w:pPr>
            <w:r>
              <w:rPr>
                <w:b/>
                <w:bCs/>
              </w:rPr>
              <w:t>freq_max</w:t>
            </w:r>
          </w:p>
        </w:tc>
        <w:tc>
          <w:tcPr>
            <w:tcW w:w="1584" w:type="dxa"/>
          </w:tcPr>
          <w:p w14:paraId="4262C05A" w14:textId="77777777" w:rsidR="00C57B56" w:rsidRPr="00E03A78" w:rsidRDefault="00C57B56" w:rsidP="005C5A9F">
            <w:pPr>
              <w:pStyle w:val="Compact"/>
            </w:pPr>
            <w:r>
              <w:t>Number(12)</w:t>
            </w:r>
          </w:p>
        </w:tc>
        <w:tc>
          <w:tcPr>
            <w:tcW w:w="1007" w:type="dxa"/>
          </w:tcPr>
          <w:p w14:paraId="617A0693" w14:textId="77777777" w:rsidR="00C57B56" w:rsidRPr="00E03A78" w:rsidRDefault="00C57B56" w:rsidP="005C5A9F">
            <w:pPr>
              <w:pStyle w:val="Compact"/>
            </w:pPr>
            <w:r>
              <w:t>MHz*</w:t>
            </w:r>
          </w:p>
        </w:tc>
        <w:tc>
          <w:tcPr>
            <w:tcW w:w="1872" w:type="dxa"/>
          </w:tcPr>
          <w:p w14:paraId="215B12FD" w14:textId="77777777" w:rsidR="00C57B56" w:rsidRDefault="00C57B56" w:rsidP="005C5A9F">
            <w:pPr>
              <w:pStyle w:val="Compact"/>
            </w:pPr>
            <w:r>
              <w:t>Highest frequency for which the mask is valid</w:t>
            </w:r>
          </w:p>
        </w:tc>
        <w:tc>
          <w:tcPr>
            <w:tcW w:w="1728" w:type="dxa"/>
          </w:tcPr>
          <w:p w14:paraId="3DF448BB" w14:textId="77777777" w:rsidR="00C57B56" w:rsidRDefault="00C57B56" w:rsidP="005C5A9F">
            <w:pPr>
              <w:pStyle w:val="Compact"/>
            </w:pPr>
            <w:r>
              <w:t>&gt; freq_min, NOT NULL</w:t>
            </w:r>
          </w:p>
        </w:tc>
      </w:tr>
      <w:tr w:rsidR="00C57B56" w14:paraId="4DDE8C4F" w14:textId="77777777" w:rsidTr="005C5A9F">
        <w:tc>
          <w:tcPr>
            <w:tcW w:w="1728" w:type="dxa"/>
          </w:tcPr>
          <w:p w14:paraId="3DDEA1F3" w14:textId="77777777" w:rsidR="00C57B56" w:rsidRDefault="00C57B56" w:rsidP="005C5A9F">
            <w:pPr>
              <w:pStyle w:val="Compact"/>
            </w:pPr>
            <w:r>
              <w:rPr>
                <w:b/>
                <w:bCs/>
              </w:rPr>
              <w:t>f_mask</w:t>
            </w:r>
          </w:p>
        </w:tc>
        <w:tc>
          <w:tcPr>
            <w:tcW w:w="1584" w:type="dxa"/>
          </w:tcPr>
          <w:p w14:paraId="20F7C2C4" w14:textId="77777777" w:rsidR="00C57B56" w:rsidRDefault="00C57B56" w:rsidP="005C5A9F">
            <w:pPr>
              <w:pStyle w:val="Compact"/>
            </w:pPr>
            <w:r>
              <w:t>Text(1)</w:t>
            </w:r>
          </w:p>
        </w:tc>
        <w:tc>
          <w:tcPr>
            <w:tcW w:w="1007" w:type="dxa"/>
          </w:tcPr>
          <w:p w14:paraId="5BF7AAB9" w14:textId="77777777" w:rsidR="00C57B56" w:rsidRDefault="00C57B56" w:rsidP="005C5A9F">
            <w:pPr>
              <w:pStyle w:val="Compact"/>
            </w:pPr>
            <w:r>
              <w:t>-</w:t>
            </w:r>
          </w:p>
        </w:tc>
        <w:tc>
          <w:tcPr>
            <w:tcW w:w="1872" w:type="dxa"/>
          </w:tcPr>
          <w:p w14:paraId="475D6D06" w14:textId="77777777" w:rsidR="00C57B56" w:rsidRDefault="00C57B56" w:rsidP="005C5A9F">
            <w:pPr>
              <w:pStyle w:val="Compact"/>
            </w:pPr>
            <w:r>
              <w:t>Type of mask</w:t>
            </w:r>
          </w:p>
        </w:tc>
        <w:tc>
          <w:tcPr>
            <w:tcW w:w="1728" w:type="dxa"/>
          </w:tcPr>
          <w:p w14:paraId="662C55A5" w14:textId="77777777" w:rsidR="00C57B56" w:rsidRDefault="00C57B56" w:rsidP="005C5A9F">
            <w:pPr>
              <w:pStyle w:val="Compact"/>
            </w:pPr>
            <w:r>
              <w:t>“P”, “E”, “S”, or “R”, NOT NULL</w:t>
            </w:r>
          </w:p>
        </w:tc>
      </w:tr>
      <w:tr w:rsidR="00C57B56" w14:paraId="0DCEBCB2" w14:textId="77777777" w:rsidTr="005C5A9F">
        <w:tc>
          <w:tcPr>
            <w:tcW w:w="1728" w:type="dxa"/>
          </w:tcPr>
          <w:p w14:paraId="6DB985B8" w14:textId="77777777" w:rsidR="00C57B56" w:rsidRDefault="00C57B56" w:rsidP="005C5A9F">
            <w:pPr>
              <w:pStyle w:val="Compact"/>
            </w:pPr>
            <w:r>
              <w:rPr>
                <w:b/>
                <w:bCs/>
              </w:rPr>
              <w:t>f_mask_type</w:t>
            </w:r>
          </w:p>
        </w:tc>
        <w:tc>
          <w:tcPr>
            <w:tcW w:w="1584" w:type="dxa"/>
          </w:tcPr>
          <w:p w14:paraId="014BC794" w14:textId="77777777" w:rsidR="00C57B56" w:rsidRDefault="00C57B56" w:rsidP="005C5A9F">
            <w:pPr>
              <w:pStyle w:val="Compact"/>
            </w:pPr>
            <w:r>
              <w:t>Text(1)</w:t>
            </w:r>
          </w:p>
        </w:tc>
        <w:tc>
          <w:tcPr>
            <w:tcW w:w="1007" w:type="dxa"/>
          </w:tcPr>
          <w:p w14:paraId="53342340" w14:textId="77777777" w:rsidR="00C57B56" w:rsidRDefault="00C57B56" w:rsidP="005C5A9F">
            <w:pPr>
              <w:pStyle w:val="Compact"/>
            </w:pPr>
            <w:r>
              <w:t>-</w:t>
            </w:r>
          </w:p>
        </w:tc>
        <w:tc>
          <w:tcPr>
            <w:tcW w:w="1872" w:type="dxa"/>
          </w:tcPr>
          <w:p w14:paraId="123927B8" w14:textId="77777777" w:rsidR="00C57B56" w:rsidRDefault="00C57B56" w:rsidP="005C5A9F">
            <w:pPr>
              <w:pStyle w:val="Compact"/>
            </w:pPr>
            <w:r>
              <w:t>Format type of the PFD/EIRP mask</w:t>
            </w:r>
          </w:p>
        </w:tc>
        <w:tc>
          <w:tcPr>
            <w:tcW w:w="1728" w:type="dxa"/>
          </w:tcPr>
          <w:p w14:paraId="35B57824" w14:textId="77777777" w:rsidR="00C57B56" w:rsidRDefault="00C57B56" w:rsidP="005C5A9F">
            <w:pPr>
              <w:pStyle w:val="Compact"/>
            </w:pPr>
            <w:r>
              <w:t>If f_mask = “S”,“O”, if f_mask = “E”, “O” or “D”, if f_mask = “P”, “A” or “Z”, if f_mask = “R”, NULL</w:t>
            </w:r>
          </w:p>
        </w:tc>
      </w:tr>
    </w:tbl>
    <w:p w14:paraId="4F29B44E" w14:textId="77777777" w:rsidR="00C57B56" w:rsidRDefault="00C57B56" w:rsidP="00C57B56">
      <w:pPr>
        <w:pStyle w:val="Heading4"/>
        <w:rPr>
          <w:i w:val="0"/>
          <w:iCs/>
        </w:rPr>
      </w:pPr>
      <w:bookmarkStart w:id="49" w:name="mask-types-f_mask"/>
      <w:bookmarkEnd w:id="48"/>
      <w:r>
        <w:rPr>
          <w:i w:val="0"/>
        </w:rPr>
        <w:t>* In SNS v10 it is currently GHz, care should be taken to introduce this change in new SNS structure.</w:t>
      </w:r>
    </w:p>
    <w:p w14:paraId="0DF704A8" w14:textId="77777777" w:rsidR="00C57B56" w:rsidRPr="00E03A78" w:rsidRDefault="00C57B56" w:rsidP="00C57B56">
      <w:pPr>
        <w:pStyle w:val="BodyText"/>
      </w:pPr>
    </w:p>
    <w:p w14:paraId="587A5F38" w14:textId="77777777" w:rsidR="00C57B56" w:rsidRDefault="00E44E55" w:rsidP="00C57B56">
      <w:pPr>
        <w:pStyle w:val="Heading4"/>
      </w:pPr>
      <w:r>
        <w:t>6.5.1.2 Mask Types (f_mask)</w:t>
      </w:r>
    </w:p>
    <w:tbl>
      <w:tblPr>
        <w:tblStyle w:val="Table"/>
        <w:tblW w:w="5000" w:type="pct"/>
        <w:tblLayout w:type="fixed"/>
        <w:tblLook w:val="0020" w:firstRow="1" w:lastRow="0" w:firstColumn="0" w:lastColumn="0" w:noHBand="0" w:noVBand="0"/>
      </w:tblPr>
      <w:tblGrid>
        <w:gridCol w:w="1581"/>
        <w:gridCol w:w="2897"/>
        <w:gridCol w:w="3425"/>
        <w:gridCol w:w="2897"/>
      </w:tblGrid>
      <w:tr w:rsidR="00C57B56" w14:paraId="002708FB" w14:textId="77777777" w:rsidTr="005C5A9F">
        <w:trPr>
          <w:cnfStyle w:val="100000000000" w:firstRow="1" w:lastRow="0" w:firstColumn="0" w:lastColumn="0" w:oddVBand="0" w:evenVBand="0" w:oddHBand="0" w:evenHBand="0" w:firstRowFirstColumn="0" w:firstRowLastColumn="0" w:lastRowFirstColumn="0" w:lastRowLastColumn="0"/>
          <w:tblHeader/>
        </w:trPr>
        <w:tc>
          <w:tcPr>
            <w:tcW w:w="1159" w:type="dxa"/>
          </w:tcPr>
          <w:p w14:paraId="69A3DE67" w14:textId="77777777" w:rsidR="00C57B56" w:rsidRDefault="00C57B56" w:rsidP="005C5A9F">
            <w:pPr>
              <w:pStyle w:val="Compact"/>
            </w:pPr>
            <w:r>
              <w:t>Code</w:t>
            </w:r>
          </w:p>
        </w:tc>
        <w:tc>
          <w:tcPr>
            <w:tcW w:w="2124" w:type="dxa"/>
          </w:tcPr>
          <w:p w14:paraId="4E98074F" w14:textId="77777777" w:rsidR="00C57B56" w:rsidRDefault="00C57B56" w:rsidP="005C5A9F">
            <w:pPr>
              <w:pStyle w:val="Compact"/>
            </w:pPr>
            <w:r>
              <w:t>Mask Type</w:t>
            </w:r>
          </w:p>
        </w:tc>
        <w:tc>
          <w:tcPr>
            <w:tcW w:w="2511" w:type="dxa"/>
          </w:tcPr>
          <w:p w14:paraId="395D3F23" w14:textId="77777777" w:rsidR="00C57B56" w:rsidRDefault="00C57B56" w:rsidP="005C5A9F">
            <w:pPr>
              <w:pStyle w:val="Compact"/>
            </w:pPr>
            <w:r>
              <w:t>Description</w:t>
            </w:r>
          </w:p>
        </w:tc>
        <w:tc>
          <w:tcPr>
            <w:tcW w:w="2124" w:type="dxa"/>
          </w:tcPr>
          <w:p w14:paraId="494BE899" w14:textId="77777777" w:rsidR="00C57B56" w:rsidRDefault="00C57B56" w:rsidP="005C5A9F">
            <w:pPr>
              <w:pStyle w:val="Compact"/>
            </w:pPr>
            <w:r>
              <w:t>Direction</w:t>
            </w:r>
          </w:p>
        </w:tc>
      </w:tr>
      <w:tr w:rsidR="00C57B56" w14:paraId="68FBE6EE" w14:textId="77777777" w:rsidTr="005C5A9F">
        <w:tc>
          <w:tcPr>
            <w:tcW w:w="1159" w:type="dxa"/>
          </w:tcPr>
          <w:p w14:paraId="74903F06" w14:textId="77777777" w:rsidR="00C57B56" w:rsidRDefault="00C57B56" w:rsidP="005C5A9F">
            <w:pPr>
              <w:pStyle w:val="Compact"/>
            </w:pPr>
            <w:r>
              <w:rPr>
                <w:b/>
                <w:bCs/>
              </w:rPr>
              <w:t>P</w:t>
            </w:r>
          </w:p>
        </w:tc>
        <w:tc>
          <w:tcPr>
            <w:tcW w:w="2124" w:type="dxa"/>
          </w:tcPr>
          <w:p w14:paraId="5CCED213" w14:textId="77777777" w:rsidR="00C57B56" w:rsidRDefault="00C57B56" w:rsidP="005C5A9F">
            <w:pPr>
              <w:pStyle w:val="Compact"/>
            </w:pPr>
            <w:r>
              <w:t>PFD mask</w:t>
            </w:r>
          </w:p>
        </w:tc>
        <w:tc>
          <w:tcPr>
            <w:tcW w:w="2511" w:type="dxa"/>
          </w:tcPr>
          <w:p w14:paraId="055E05BD" w14:textId="77777777" w:rsidR="00C57B56" w:rsidRDefault="00C57B56" w:rsidP="005C5A9F">
            <w:pPr>
              <w:pStyle w:val="Compact"/>
            </w:pPr>
            <w:r>
              <w:t>Power Flux-Density mask for space-to-Earth</w:t>
            </w:r>
          </w:p>
        </w:tc>
        <w:tc>
          <w:tcPr>
            <w:tcW w:w="2124" w:type="dxa"/>
          </w:tcPr>
          <w:p w14:paraId="030EC72E" w14:textId="77777777" w:rsidR="00C57B56" w:rsidRDefault="00C57B56" w:rsidP="005C5A9F">
            <w:pPr>
              <w:pStyle w:val="Compact"/>
            </w:pPr>
            <w:r>
              <w:t>Downlink (E)</w:t>
            </w:r>
          </w:p>
        </w:tc>
      </w:tr>
      <w:tr w:rsidR="00C57B56" w14:paraId="3C81C804" w14:textId="77777777" w:rsidTr="005C5A9F">
        <w:tc>
          <w:tcPr>
            <w:tcW w:w="1159" w:type="dxa"/>
          </w:tcPr>
          <w:p w14:paraId="22D733A6" w14:textId="77777777" w:rsidR="00C57B56" w:rsidRDefault="00C57B56" w:rsidP="005C5A9F">
            <w:pPr>
              <w:pStyle w:val="Compact"/>
            </w:pPr>
            <w:r>
              <w:rPr>
                <w:b/>
                <w:bCs/>
              </w:rPr>
              <w:t>E</w:t>
            </w:r>
          </w:p>
        </w:tc>
        <w:tc>
          <w:tcPr>
            <w:tcW w:w="2124" w:type="dxa"/>
          </w:tcPr>
          <w:p w14:paraId="34E52319" w14:textId="77777777" w:rsidR="00C57B56" w:rsidRDefault="00C57B56" w:rsidP="005C5A9F">
            <w:pPr>
              <w:pStyle w:val="Compact"/>
            </w:pPr>
            <w:r>
              <w:t>EIRP ES mask</w:t>
            </w:r>
          </w:p>
        </w:tc>
        <w:tc>
          <w:tcPr>
            <w:tcW w:w="2511" w:type="dxa"/>
          </w:tcPr>
          <w:p w14:paraId="55804DF9" w14:textId="77777777" w:rsidR="00C57B56" w:rsidRDefault="00C57B56" w:rsidP="005C5A9F">
            <w:pPr>
              <w:pStyle w:val="Compact"/>
            </w:pPr>
            <w:r>
              <w:t>Earth Station EIRP mask for Earth-to-space</w:t>
            </w:r>
          </w:p>
        </w:tc>
        <w:tc>
          <w:tcPr>
            <w:tcW w:w="2124" w:type="dxa"/>
          </w:tcPr>
          <w:p w14:paraId="363C25C5" w14:textId="77777777" w:rsidR="00C57B56" w:rsidRDefault="00C57B56" w:rsidP="005C5A9F">
            <w:pPr>
              <w:pStyle w:val="Compact"/>
            </w:pPr>
            <w:r>
              <w:t>Uplink (R)</w:t>
            </w:r>
          </w:p>
        </w:tc>
      </w:tr>
      <w:tr w:rsidR="00C57B56" w14:paraId="1888FFC4" w14:textId="77777777" w:rsidTr="005C5A9F">
        <w:tc>
          <w:tcPr>
            <w:tcW w:w="1159" w:type="dxa"/>
          </w:tcPr>
          <w:p w14:paraId="59E305F0" w14:textId="77777777" w:rsidR="00C57B56" w:rsidRDefault="00C57B56" w:rsidP="005C5A9F">
            <w:pPr>
              <w:pStyle w:val="Compact"/>
            </w:pPr>
            <w:r>
              <w:rPr>
                <w:b/>
                <w:bCs/>
              </w:rPr>
              <w:t>S</w:t>
            </w:r>
          </w:p>
        </w:tc>
        <w:tc>
          <w:tcPr>
            <w:tcW w:w="2124" w:type="dxa"/>
          </w:tcPr>
          <w:p w14:paraId="7567A2C6" w14:textId="77777777" w:rsidR="00C57B56" w:rsidRDefault="00C57B56" w:rsidP="005C5A9F">
            <w:pPr>
              <w:pStyle w:val="Compact"/>
            </w:pPr>
            <w:r>
              <w:t>EIRP SS mask</w:t>
            </w:r>
          </w:p>
        </w:tc>
        <w:tc>
          <w:tcPr>
            <w:tcW w:w="2511" w:type="dxa"/>
          </w:tcPr>
          <w:p w14:paraId="23DC76EC" w14:textId="77777777" w:rsidR="00C57B56" w:rsidRDefault="00C57B56" w:rsidP="005C5A9F">
            <w:pPr>
              <w:pStyle w:val="Compact"/>
            </w:pPr>
            <w:r>
              <w:t>Space Station EIRP mask for inter-satellite</w:t>
            </w:r>
          </w:p>
        </w:tc>
        <w:tc>
          <w:tcPr>
            <w:tcW w:w="2124" w:type="dxa"/>
          </w:tcPr>
          <w:p w14:paraId="5BCB1246" w14:textId="77777777" w:rsidR="00C57B56" w:rsidRDefault="00C57B56" w:rsidP="005C5A9F">
            <w:pPr>
              <w:pStyle w:val="Compact"/>
            </w:pPr>
            <w:r>
              <w:t>Inter-satellite (E)</w:t>
            </w:r>
          </w:p>
        </w:tc>
      </w:tr>
      <w:tr w:rsidR="00C57B56" w14:paraId="55FD8CCE" w14:textId="77777777" w:rsidTr="005C5A9F">
        <w:tc>
          <w:tcPr>
            <w:tcW w:w="1159" w:type="dxa"/>
          </w:tcPr>
          <w:p w14:paraId="5AC8D11A" w14:textId="77777777" w:rsidR="00C57B56" w:rsidRDefault="00C57B56" w:rsidP="005C5A9F">
            <w:pPr>
              <w:pStyle w:val="Compact"/>
            </w:pPr>
            <w:r>
              <w:rPr>
                <w:b/>
                <w:bCs/>
              </w:rPr>
              <w:t>R</w:t>
            </w:r>
          </w:p>
        </w:tc>
        <w:tc>
          <w:tcPr>
            <w:tcW w:w="2124" w:type="dxa"/>
          </w:tcPr>
          <w:p w14:paraId="650AB68C" w14:textId="77777777" w:rsidR="00C57B56" w:rsidRDefault="00C57B56" w:rsidP="005C5A9F">
            <w:pPr>
              <w:pStyle w:val="Compact"/>
            </w:pPr>
            <w:r>
              <w:t>Operating parameters mask</w:t>
            </w:r>
          </w:p>
        </w:tc>
        <w:tc>
          <w:tcPr>
            <w:tcW w:w="2511" w:type="dxa"/>
          </w:tcPr>
          <w:p w14:paraId="670A0C79" w14:textId="77777777" w:rsidR="00C57B56" w:rsidRDefault="00C57B56" w:rsidP="005C5A9F">
            <w:pPr>
              <w:pStyle w:val="Compact"/>
            </w:pPr>
            <w:r>
              <w:t>Additional operating parameters in XML format</w:t>
            </w:r>
          </w:p>
        </w:tc>
        <w:tc>
          <w:tcPr>
            <w:tcW w:w="2124" w:type="dxa"/>
          </w:tcPr>
          <w:p w14:paraId="078D6237" w14:textId="77777777" w:rsidR="00C57B56" w:rsidRDefault="00C57B56" w:rsidP="005C5A9F">
            <w:pPr>
              <w:pStyle w:val="Compact"/>
            </w:pPr>
            <w:r>
              <w:t>Both</w:t>
            </w:r>
          </w:p>
        </w:tc>
      </w:tr>
    </w:tbl>
    <w:p w14:paraId="7B0F96D8" w14:textId="77777777" w:rsidR="00C57B56" w:rsidRDefault="00E44E55" w:rsidP="00C57B56">
      <w:pPr>
        <w:pStyle w:val="Heading4"/>
      </w:pPr>
      <w:bookmarkStart w:id="50" w:name="mask-format-types-f_mask_type"/>
      <w:bookmarkEnd w:id="49"/>
      <w:r>
        <w:t>6.5.1.3 Mask Format Types (f_mask_type)</w:t>
      </w:r>
    </w:p>
    <w:tbl>
      <w:tblPr>
        <w:tblStyle w:val="Table"/>
        <w:tblW w:w="5000" w:type="pct"/>
        <w:tblLayout w:type="fixed"/>
        <w:tblLook w:val="0020" w:firstRow="1" w:lastRow="0" w:firstColumn="0" w:lastColumn="0" w:noHBand="0" w:noVBand="0"/>
      </w:tblPr>
      <w:tblGrid>
        <w:gridCol w:w="1473"/>
        <w:gridCol w:w="3191"/>
        <w:gridCol w:w="2945"/>
        <w:gridCol w:w="3191"/>
      </w:tblGrid>
      <w:tr w:rsidR="00C57B56" w14:paraId="6D6F89BA" w14:textId="77777777" w:rsidTr="005C5A9F">
        <w:trPr>
          <w:cnfStyle w:val="100000000000" w:firstRow="1" w:lastRow="0" w:firstColumn="0" w:lastColumn="0" w:oddVBand="0" w:evenVBand="0" w:oddHBand="0" w:evenHBand="0" w:firstRowFirstColumn="0" w:firstRowLastColumn="0" w:lastRowFirstColumn="0" w:lastRowLastColumn="0"/>
          <w:tblHeader/>
        </w:trPr>
        <w:tc>
          <w:tcPr>
            <w:tcW w:w="1080" w:type="dxa"/>
          </w:tcPr>
          <w:p w14:paraId="201ADEC5" w14:textId="77777777" w:rsidR="00C57B56" w:rsidRDefault="00C57B56" w:rsidP="005C5A9F">
            <w:pPr>
              <w:pStyle w:val="Compact"/>
            </w:pPr>
            <w:r>
              <w:t>Code</w:t>
            </w:r>
          </w:p>
        </w:tc>
        <w:tc>
          <w:tcPr>
            <w:tcW w:w="2340" w:type="dxa"/>
          </w:tcPr>
          <w:p w14:paraId="41E1009C" w14:textId="77777777" w:rsidR="00C57B56" w:rsidRDefault="00C57B56" w:rsidP="005C5A9F">
            <w:pPr>
              <w:pStyle w:val="Compact"/>
            </w:pPr>
            <w:r>
              <w:t>Format Type</w:t>
            </w:r>
          </w:p>
        </w:tc>
        <w:tc>
          <w:tcPr>
            <w:tcW w:w="2160" w:type="dxa"/>
          </w:tcPr>
          <w:p w14:paraId="6FE140BA" w14:textId="77777777" w:rsidR="00C57B56" w:rsidRDefault="00C57B56" w:rsidP="005C5A9F">
            <w:pPr>
              <w:pStyle w:val="Compact"/>
            </w:pPr>
            <w:r>
              <w:t>Parameters</w:t>
            </w:r>
          </w:p>
        </w:tc>
        <w:tc>
          <w:tcPr>
            <w:tcW w:w="2340" w:type="dxa"/>
          </w:tcPr>
          <w:p w14:paraId="2F7D1A87" w14:textId="77777777" w:rsidR="00C57B56" w:rsidRDefault="00C57B56" w:rsidP="005C5A9F">
            <w:pPr>
              <w:pStyle w:val="Compact"/>
            </w:pPr>
            <w:r>
              <w:t>Description</w:t>
            </w:r>
          </w:p>
        </w:tc>
      </w:tr>
      <w:tr w:rsidR="00C57B56" w14:paraId="51BA2491" w14:textId="77777777" w:rsidTr="005C5A9F">
        <w:tc>
          <w:tcPr>
            <w:tcW w:w="1080" w:type="dxa"/>
          </w:tcPr>
          <w:p w14:paraId="6B0398DB" w14:textId="77777777" w:rsidR="00C57B56" w:rsidRDefault="00C57B56" w:rsidP="005C5A9F">
            <w:pPr>
              <w:pStyle w:val="Compact"/>
            </w:pPr>
            <w:r>
              <w:rPr>
                <w:b/>
                <w:bCs/>
              </w:rPr>
              <w:t>O</w:t>
            </w:r>
          </w:p>
        </w:tc>
        <w:tc>
          <w:tcPr>
            <w:tcW w:w="2340" w:type="dxa"/>
          </w:tcPr>
          <w:p w14:paraId="040C062B" w14:textId="77777777" w:rsidR="00C57B56" w:rsidRDefault="00C57B56" w:rsidP="005C5A9F">
            <w:pPr>
              <w:pStyle w:val="Compact"/>
            </w:pPr>
            <w:r>
              <w:t>Off-axis angle</w:t>
            </w:r>
          </w:p>
        </w:tc>
        <w:tc>
          <w:tcPr>
            <w:tcW w:w="2160" w:type="dxa"/>
          </w:tcPr>
          <w:p w14:paraId="5C5555CB" w14:textId="77777777" w:rsidR="00C57B56" w:rsidRDefault="00C57B56" w:rsidP="005C5A9F">
            <w:pPr>
              <w:pStyle w:val="Compact"/>
            </w:pPr>
            <w:r>
              <w:t>(θ, latitude)</w:t>
            </w:r>
          </w:p>
        </w:tc>
        <w:tc>
          <w:tcPr>
            <w:tcW w:w="2340" w:type="dxa"/>
          </w:tcPr>
          <w:p w14:paraId="50C93319" w14:textId="77777777" w:rsidR="00C57B56" w:rsidRDefault="00C57B56" w:rsidP="005C5A9F">
            <w:pPr>
              <w:pStyle w:val="Compact"/>
            </w:pPr>
            <w:r>
              <w:t>E.i.r.p. or PFD as function of off-axis angle and latitude</w:t>
            </w:r>
          </w:p>
        </w:tc>
      </w:tr>
      <w:tr w:rsidR="00C57B56" w14:paraId="4B8F7094" w14:textId="77777777" w:rsidTr="005C5A9F">
        <w:tc>
          <w:tcPr>
            <w:tcW w:w="1080" w:type="dxa"/>
          </w:tcPr>
          <w:p w14:paraId="6D19AA63" w14:textId="77777777" w:rsidR="00C57B56" w:rsidRDefault="00C57B56" w:rsidP="005C5A9F">
            <w:pPr>
              <w:pStyle w:val="Compact"/>
            </w:pPr>
            <w:r>
              <w:rPr>
                <w:b/>
                <w:bCs/>
              </w:rPr>
              <w:t>D</w:t>
            </w:r>
          </w:p>
        </w:tc>
        <w:tc>
          <w:tcPr>
            <w:tcW w:w="2340" w:type="dxa"/>
          </w:tcPr>
          <w:p w14:paraId="0CAA7E65" w14:textId="77777777" w:rsidR="00C57B56" w:rsidRDefault="00C57B56" w:rsidP="005C5A9F">
            <w:pPr>
              <w:pStyle w:val="Compact"/>
            </w:pPr>
            <w:r>
              <w:t>Azimuth/Elevation/DeltaLong</w:t>
            </w:r>
          </w:p>
        </w:tc>
        <w:tc>
          <w:tcPr>
            <w:tcW w:w="2160" w:type="dxa"/>
          </w:tcPr>
          <w:p w14:paraId="03BFA7DC" w14:textId="77777777" w:rsidR="00C57B56" w:rsidRDefault="00C57B56" w:rsidP="005C5A9F">
            <w:pPr>
              <w:pStyle w:val="Compact"/>
            </w:pPr>
            <w:r>
              <w:t>(azimuth, elevation, ΔLong, latitude)</w:t>
            </w:r>
          </w:p>
        </w:tc>
        <w:tc>
          <w:tcPr>
            <w:tcW w:w="2340" w:type="dxa"/>
          </w:tcPr>
          <w:p w14:paraId="6A975B1E" w14:textId="77777777" w:rsidR="00C57B56" w:rsidRDefault="00C57B56" w:rsidP="005C5A9F">
            <w:pPr>
              <w:pStyle w:val="Compact"/>
            </w:pPr>
            <w:r>
              <w:t>E.i.r.p. as function of azimuth, elevation, delta longitude, and latitude</w:t>
            </w:r>
          </w:p>
        </w:tc>
      </w:tr>
      <w:tr w:rsidR="00C57B56" w14:paraId="7FEC61AD" w14:textId="77777777" w:rsidTr="005C5A9F">
        <w:tc>
          <w:tcPr>
            <w:tcW w:w="1080" w:type="dxa"/>
          </w:tcPr>
          <w:p w14:paraId="58DEC012" w14:textId="77777777" w:rsidR="00C57B56" w:rsidRDefault="00C57B56" w:rsidP="005C5A9F">
            <w:pPr>
              <w:pStyle w:val="Compact"/>
            </w:pPr>
            <w:r>
              <w:rPr>
                <w:b/>
                <w:bCs/>
              </w:rPr>
              <w:t>A</w:t>
            </w:r>
          </w:p>
        </w:tc>
        <w:tc>
          <w:tcPr>
            <w:tcW w:w="2340" w:type="dxa"/>
          </w:tcPr>
          <w:p w14:paraId="747B585D" w14:textId="77777777" w:rsidR="00C57B56" w:rsidRDefault="00C57B56" w:rsidP="005C5A9F">
            <w:pPr>
              <w:pStyle w:val="Compact"/>
            </w:pPr>
            <w:r>
              <w:t>Alpha angle</w:t>
            </w:r>
          </w:p>
        </w:tc>
        <w:tc>
          <w:tcPr>
            <w:tcW w:w="2160" w:type="dxa"/>
          </w:tcPr>
          <w:p w14:paraId="3AF9E238" w14:textId="77777777" w:rsidR="00C57B56" w:rsidRDefault="00C57B56" w:rsidP="005C5A9F">
            <w:pPr>
              <w:pStyle w:val="Compact"/>
            </w:pPr>
            <w:r>
              <w:t>(α, ΔLongitude, latitude)</w:t>
            </w:r>
          </w:p>
        </w:tc>
        <w:tc>
          <w:tcPr>
            <w:tcW w:w="2340" w:type="dxa"/>
          </w:tcPr>
          <w:p w14:paraId="1F6850B1" w14:textId="77777777" w:rsidR="00C57B56" w:rsidRDefault="00C57B56" w:rsidP="005C5A9F">
            <w:pPr>
              <w:pStyle w:val="Compact"/>
            </w:pPr>
            <w:r>
              <w:t>PFD as function of alpha angle, longitude difference, and latitude</w:t>
            </w:r>
          </w:p>
        </w:tc>
      </w:tr>
      <w:tr w:rsidR="00C57B56" w14:paraId="38461598" w14:textId="77777777" w:rsidTr="005C5A9F">
        <w:tc>
          <w:tcPr>
            <w:tcW w:w="1080" w:type="dxa"/>
          </w:tcPr>
          <w:p w14:paraId="2A6C1FB6" w14:textId="77777777" w:rsidR="00C57B56" w:rsidRDefault="00C57B56" w:rsidP="005C5A9F">
            <w:pPr>
              <w:pStyle w:val="Compact"/>
            </w:pPr>
            <w:r>
              <w:rPr>
                <w:b/>
                <w:bCs/>
              </w:rPr>
              <w:lastRenderedPageBreak/>
              <w:t>Z</w:t>
            </w:r>
          </w:p>
        </w:tc>
        <w:tc>
          <w:tcPr>
            <w:tcW w:w="2340" w:type="dxa"/>
          </w:tcPr>
          <w:p w14:paraId="11095852" w14:textId="77777777" w:rsidR="00C57B56" w:rsidRDefault="00C57B56" w:rsidP="005C5A9F">
            <w:pPr>
              <w:pStyle w:val="Compact"/>
            </w:pPr>
            <w:r>
              <w:t>Azimuth/Elevation</w:t>
            </w:r>
          </w:p>
        </w:tc>
        <w:tc>
          <w:tcPr>
            <w:tcW w:w="2160" w:type="dxa"/>
          </w:tcPr>
          <w:p w14:paraId="2E8DF50B" w14:textId="77777777" w:rsidR="00C57B56" w:rsidRDefault="00C57B56" w:rsidP="005C5A9F">
            <w:pPr>
              <w:pStyle w:val="Compact"/>
            </w:pPr>
            <w:r>
              <w:t>(azimuth, elevation, latitude)</w:t>
            </w:r>
          </w:p>
        </w:tc>
        <w:tc>
          <w:tcPr>
            <w:tcW w:w="2340" w:type="dxa"/>
          </w:tcPr>
          <w:p w14:paraId="16FE63C4" w14:textId="77777777" w:rsidR="00C57B56" w:rsidRDefault="00C57B56" w:rsidP="005C5A9F">
            <w:pPr>
              <w:pStyle w:val="Compact"/>
            </w:pPr>
            <w:r>
              <w:t>PFD as function of azimuth, elevation, and latitude</w:t>
            </w:r>
          </w:p>
        </w:tc>
      </w:tr>
    </w:tbl>
    <w:p w14:paraId="73B73551" w14:textId="77777777" w:rsidR="00C57B56" w:rsidRDefault="00E44E55" w:rsidP="00C57B56">
      <w:pPr>
        <w:pStyle w:val="Heading3"/>
      </w:pPr>
      <w:bookmarkStart w:id="51" w:name="_Toc228378695"/>
      <w:bookmarkStart w:id="52" w:name="_Toc228382276"/>
      <w:bookmarkStart w:id="53" w:name="mask_lnk1-table"/>
      <w:bookmarkEnd w:id="47"/>
      <w:bookmarkEnd w:id="50"/>
      <w:r>
        <w:t>6.5.2 mask_lnk1 Table</w:t>
      </w:r>
      <w:bookmarkEnd w:id="51"/>
      <w:bookmarkEnd w:id="52"/>
    </w:p>
    <w:p w14:paraId="5685611B" w14:textId="77777777" w:rsidR="00C57B56" w:rsidRDefault="00C57B56" w:rsidP="00C57B56">
      <w:pPr>
        <w:pStyle w:val="FirstParagraph"/>
      </w:pPr>
      <w:r>
        <w:t xml:space="preserve">Links </w:t>
      </w:r>
      <w:r>
        <w:rPr>
          <w:b/>
          <w:bCs/>
        </w:rPr>
        <w:t>PFD masks</w:t>
      </w:r>
      <w:r>
        <w:t xml:space="preserve"> and </w:t>
      </w:r>
      <w:r>
        <w:rPr>
          <w:b/>
          <w:bCs/>
        </w:rPr>
        <w:t>EIRP SS masks</w:t>
      </w:r>
      <w:r>
        <w:t xml:space="preserve"> to examination scenarios and satellites.</w:t>
      </w:r>
    </w:p>
    <w:p w14:paraId="55EB2C3D" w14:textId="77777777" w:rsidR="00C57B56" w:rsidRDefault="00E44E55" w:rsidP="00C57B56">
      <w:pPr>
        <w:pStyle w:val="Heading4"/>
      </w:pPr>
      <w:bookmarkStart w:id="54" w:name="table-structure-4"/>
      <w:r>
        <w:t>6.5.2.1 Table Structure</w:t>
      </w:r>
    </w:p>
    <w:tbl>
      <w:tblPr>
        <w:tblStyle w:val="Table"/>
        <w:tblW w:w="5000" w:type="pct"/>
        <w:tblLayout w:type="fixed"/>
        <w:tblLook w:val="0020" w:firstRow="1" w:lastRow="0" w:firstColumn="0" w:lastColumn="0" w:noHBand="0" w:noVBand="0"/>
      </w:tblPr>
      <w:tblGrid>
        <w:gridCol w:w="2700"/>
        <w:gridCol w:w="2475"/>
        <w:gridCol w:w="2925"/>
        <w:gridCol w:w="2700"/>
      </w:tblGrid>
      <w:tr w:rsidR="00C57B56" w14:paraId="7B7264B5" w14:textId="77777777" w:rsidTr="005C5A9F">
        <w:trPr>
          <w:cnfStyle w:val="100000000000" w:firstRow="1" w:lastRow="0" w:firstColumn="0" w:lastColumn="0" w:oddVBand="0" w:evenVBand="0" w:oddHBand="0" w:evenHBand="0" w:firstRowFirstColumn="0" w:firstRowLastColumn="0" w:lastRowFirstColumn="0" w:lastRowLastColumn="0"/>
          <w:tblHeader/>
        </w:trPr>
        <w:tc>
          <w:tcPr>
            <w:tcW w:w="1980" w:type="dxa"/>
          </w:tcPr>
          <w:p w14:paraId="3A0CFB6C" w14:textId="77777777" w:rsidR="00C57B56" w:rsidRDefault="00C57B56" w:rsidP="005C5A9F">
            <w:pPr>
              <w:pStyle w:val="Compact"/>
            </w:pPr>
            <w:r>
              <w:t>Field Name</w:t>
            </w:r>
          </w:p>
        </w:tc>
        <w:tc>
          <w:tcPr>
            <w:tcW w:w="1815" w:type="dxa"/>
          </w:tcPr>
          <w:p w14:paraId="1F164138" w14:textId="77777777" w:rsidR="00C57B56" w:rsidRDefault="00C57B56" w:rsidP="005C5A9F">
            <w:pPr>
              <w:pStyle w:val="Compact"/>
            </w:pPr>
            <w:r>
              <w:t>Data Type</w:t>
            </w:r>
          </w:p>
        </w:tc>
        <w:tc>
          <w:tcPr>
            <w:tcW w:w="2145" w:type="dxa"/>
          </w:tcPr>
          <w:p w14:paraId="33D0B2CC" w14:textId="77777777" w:rsidR="00C57B56" w:rsidRDefault="00C57B56" w:rsidP="005C5A9F">
            <w:pPr>
              <w:pStyle w:val="Compact"/>
            </w:pPr>
            <w:r>
              <w:t>Description</w:t>
            </w:r>
          </w:p>
        </w:tc>
        <w:tc>
          <w:tcPr>
            <w:tcW w:w="1980" w:type="dxa"/>
          </w:tcPr>
          <w:p w14:paraId="68681173" w14:textId="77777777" w:rsidR="00C57B56" w:rsidRDefault="00C57B56" w:rsidP="005C5A9F">
            <w:pPr>
              <w:pStyle w:val="Compact"/>
            </w:pPr>
            <w:r>
              <w:t>Validation</w:t>
            </w:r>
          </w:p>
        </w:tc>
      </w:tr>
      <w:tr w:rsidR="00C57B56" w14:paraId="13C74DCE" w14:textId="77777777" w:rsidTr="005C5A9F">
        <w:tc>
          <w:tcPr>
            <w:tcW w:w="1980" w:type="dxa"/>
          </w:tcPr>
          <w:p w14:paraId="6E8E5E39" w14:textId="77777777" w:rsidR="00C57B56" w:rsidRDefault="00C57B56" w:rsidP="005C5A9F">
            <w:pPr>
              <w:pStyle w:val="Compact"/>
            </w:pPr>
            <w:r>
              <w:rPr>
                <w:b/>
                <w:bCs/>
              </w:rPr>
              <w:t>ntc_id</w:t>
            </w:r>
          </w:p>
        </w:tc>
        <w:tc>
          <w:tcPr>
            <w:tcW w:w="1815" w:type="dxa"/>
          </w:tcPr>
          <w:p w14:paraId="66C1B541" w14:textId="77777777" w:rsidR="00C57B56" w:rsidRDefault="00C57B56" w:rsidP="005C5A9F">
            <w:pPr>
              <w:pStyle w:val="Compact"/>
            </w:pPr>
            <w:r>
              <w:t>Number(9)</w:t>
            </w:r>
          </w:p>
        </w:tc>
        <w:tc>
          <w:tcPr>
            <w:tcW w:w="2145" w:type="dxa"/>
          </w:tcPr>
          <w:p w14:paraId="305364E4" w14:textId="77777777" w:rsidR="00C57B56" w:rsidRDefault="00C57B56" w:rsidP="005C5A9F">
            <w:pPr>
              <w:pStyle w:val="Compact"/>
            </w:pPr>
            <w:r>
              <w:t>Unique identifier of the notice</w:t>
            </w:r>
          </w:p>
        </w:tc>
        <w:tc>
          <w:tcPr>
            <w:tcW w:w="1980" w:type="dxa"/>
          </w:tcPr>
          <w:p w14:paraId="0A525659" w14:textId="77777777" w:rsidR="00C57B56" w:rsidRDefault="00C57B56" w:rsidP="005C5A9F">
            <w:pPr>
              <w:pStyle w:val="Compact"/>
            </w:pPr>
            <w:r>
              <w:t>Foreign Key, NOT NULL</w:t>
            </w:r>
          </w:p>
        </w:tc>
      </w:tr>
      <w:tr w:rsidR="00C57B56" w14:paraId="033C5C29" w14:textId="77777777" w:rsidTr="005C5A9F">
        <w:tc>
          <w:tcPr>
            <w:tcW w:w="1980" w:type="dxa"/>
          </w:tcPr>
          <w:p w14:paraId="60009786" w14:textId="77777777" w:rsidR="00C57B56" w:rsidRDefault="00C57B56" w:rsidP="005C5A9F">
            <w:pPr>
              <w:pStyle w:val="Compact"/>
            </w:pPr>
            <w:r>
              <w:rPr>
                <w:b/>
                <w:bCs/>
              </w:rPr>
              <w:t>scen_id</w:t>
            </w:r>
          </w:p>
        </w:tc>
        <w:tc>
          <w:tcPr>
            <w:tcW w:w="1815" w:type="dxa"/>
          </w:tcPr>
          <w:p w14:paraId="11C1D8A8" w14:textId="77777777" w:rsidR="00C57B56" w:rsidRDefault="00C57B56" w:rsidP="005C5A9F">
            <w:pPr>
              <w:pStyle w:val="Compact"/>
            </w:pPr>
            <w:r>
              <w:t>Number(9)</w:t>
            </w:r>
          </w:p>
        </w:tc>
        <w:tc>
          <w:tcPr>
            <w:tcW w:w="2145" w:type="dxa"/>
          </w:tcPr>
          <w:p w14:paraId="54A16ADD" w14:textId="77777777" w:rsidR="00C57B56" w:rsidRDefault="00C57B56" w:rsidP="005C5A9F">
            <w:pPr>
              <w:pStyle w:val="Compact"/>
            </w:pPr>
            <w:r>
              <w:t>Identifier of the examination scenario</w:t>
            </w:r>
          </w:p>
        </w:tc>
        <w:tc>
          <w:tcPr>
            <w:tcW w:w="1980" w:type="dxa"/>
          </w:tcPr>
          <w:p w14:paraId="4F8D8537" w14:textId="77777777" w:rsidR="00C57B56" w:rsidRDefault="00C57B56" w:rsidP="005C5A9F">
            <w:pPr>
              <w:pStyle w:val="Compact"/>
            </w:pPr>
            <w:r>
              <w:t>Foreign Key, NOT NULL</w:t>
            </w:r>
          </w:p>
        </w:tc>
      </w:tr>
      <w:tr w:rsidR="00C57B56" w14:paraId="3CF3C868" w14:textId="77777777" w:rsidTr="005C5A9F">
        <w:tc>
          <w:tcPr>
            <w:tcW w:w="1980" w:type="dxa"/>
          </w:tcPr>
          <w:p w14:paraId="3DA847D1" w14:textId="77777777" w:rsidR="00C57B56" w:rsidRDefault="00C57B56" w:rsidP="005C5A9F">
            <w:pPr>
              <w:pStyle w:val="Compact"/>
            </w:pPr>
            <w:r>
              <w:rPr>
                <w:b/>
                <w:bCs/>
              </w:rPr>
              <w:t>seq_no</w:t>
            </w:r>
          </w:p>
        </w:tc>
        <w:tc>
          <w:tcPr>
            <w:tcW w:w="1815" w:type="dxa"/>
          </w:tcPr>
          <w:p w14:paraId="7BD7FC3C" w14:textId="77777777" w:rsidR="00C57B56" w:rsidRDefault="00C57B56" w:rsidP="005C5A9F">
            <w:pPr>
              <w:pStyle w:val="Compact"/>
            </w:pPr>
            <w:r>
              <w:t>Number(4)</w:t>
            </w:r>
          </w:p>
        </w:tc>
        <w:tc>
          <w:tcPr>
            <w:tcW w:w="2145" w:type="dxa"/>
          </w:tcPr>
          <w:p w14:paraId="27F47C70" w14:textId="77777777" w:rsidR="00C57B56" w:rsidRDefault="00C57B56" w:rsidP="005C5A9F">
            <w:pPr>
              <w:pStyle w:val="Compact"/>
            </w:pPr>
            <w:r>
              <w:t>Sequence number</w:t>
            </w:r>
          </w:p>
        </w:tc>
        <w:tc>
          <w:tcPr>
            <w:tcW w:w="1980" w:type="dxa"/>
          </w:tcPr>
          <w:p w14:paraId="6956AB3A" w14:textId="77777777" w:rsidR="00C57B56" w:rsidRDefault="00C57B56" w:rsidP="005C5A9F">
            <w:pPr>
              <w:pStyle w:val="Compact"/>
            </w:pPr>
            <w:r>
              <w:t>Primary Key, &gt; 0</w:t>
            </w:r>
          </w:p>
        </w:tc>
      </w:tr>
      <w:tr w:rsidR="00C57B56" w14:paraId="7BA9BCA1" w14:textId="77777777" w:rsidTr="005C5A9F">
        <w:tc>
          <w:tcPr>
            <w:tcW w:w="1980" w:type="dxa"/>
          </w:tcPr>
          <w:p w14:paraId="6F5C0CAE" w14:textId="77777777" w:rsidR="00C57B56" w:rsidRDefault="00C57B56" w:rsidP="005C5A9F">
            <w:pPr>
              <w:pStyle w:val="Compact"/>
            </w:pPr>
            <w:r>
              <w:rPr>
                <w:b/>
                <w:bCs/>
              </w:rPr>
              <w:t>orb_id</w:t>
            </w:r>
          </w:p>
        </w:tc>
        <w:tc>
          <w:tcPr>
            <w:tcW w:w="1815" w:type="dxa"/>
          </w:tcPr>
          <w:p w14:paraId="395F5351" w14:textId="77777777" w:rsidR="00C57B56" w:rsidRDefault="00C57B56" w:rsidP="005C5A9F">
            <w:pPr>
              <w:pStyle w:val="Compact"/>
            </w:pPr>
            <w:r>
              <w:t>Number(2)</w:t>
            </w:r>
          </w:p>
        </w:tc>
        <w:tc>
          <w:tcPr>
            <w:tcW w:w="2145" w:type="dxa"/>
          </w:tcPr>
          <w:p w14:paraId="190C17AE" w14:textId="77777777" w:rsidR="00C57B56" w:rsidRDefault="00C57B56" w:rsidP="005C5A9F">
            <w:pPr>
              <w:pStyle w:val="Compact"/>
            </w:pPr>
            <w:r>
              <w:t>Identifier of the orbital plane</w:t>
            </w:r>
          </w:p>
        </w:tc>
        <w:tc>
          <w:tcPr>
            <w:tcW w:w="1980" w:type="dxa"/>
          </w:tcPr>
          <w:p w14:paraId="7FF52C19" w14:textId="77777777" w:rsidR="00C57B56" w:rsidRDefault="00C57B56" w:rsidP="005C5A9F">
            <w:pPr>
              <w:pStyle w:val="Compact"/>
            </w:pPr>
            <w:r>
              <w:t xml:space="preserve">NOT NULL  and &gt; 0 or -1 if applies to all orbital planes, </w:t>
            </w:r>
          </w:p>
        </w:tc>
      </w:tr>
      <w:tr w:rsidR="00C57B56" w14:paraId="74C3CF79" w14:textId="77777777" w:rsidTr="005C5A9F">
        <w:tc>
          <w:tcPr>
            <w:tcW w:w="1980" w:type="dxa"/>
          </w:tcPr>
          <w:p w14:paraId="39B66EF0" w14:textId="77777777" w:rsidR="00C57B56" w:rsidRDefault="00C57B56" w:rsidP="005C5A9F">
            <w:pPr>
              <w:pStyle w:val="Compact"/>
            </w:pPr>
            <w:r>
              <w:rPr>
                <w:b/>
                <w:bCs/>
              </w:rPr>
              <w:t>sat_orb_id</w:t>
            </w:r>
          </w:p>
        </w:tc>
        <w:tc>
          <w:tcPr>
            <w:tcW w:w="1815" w:type="dxa"/>
          </w:tcPr>
          <w:p w14:paraId="26CAD02B" w14:textId="77777777" w:rsidR="00C57B56" w:rsidRDefault="00C57B56" w:rsidP="005C5A9F">
            <w:pPr>
              <w:pStyle w:val="Compact"/>
            </w:pPr>
            <w:r>
              <w:t>Number(2)</w:t>
            </w:r>
          </w:p>
        </w:tc>
        <w:tc>
          <w:tcPr>
            <w:tcW w:w="2145" w:type="dxa"/>
          </w:tcPr>
          <w:p w14:paraId="4DA0D970" w14:textId="77777777" w:rsidR="00C57B56" w:rsidRDefault="00C57B56" w:rsidP="005C5A9F">
            <w:pPr>
              <w:pStyle w:val="Compact"/>
            </w:pPr>
            <w:r>
              <w:t>Identifier of the satellite in the orbital plane</w:t>
            </w:r>
          </w:p>
        </w:tc>
        <w:tc>
          <w:tcPr>
            <w:tcW w:w="1980" w:type="dxa"/>
          </w:tcPr>
          <w:p w14:paraId="2EC27308" w14:textId="77777777" w:rsidR="00C57B56" w:rsidRDefault="00C57B56" w:rsidP="005C5A9F">
            <w:pPr>
              <w:pStyle w:val="Compact"/>
            </w:pPr>
            <w:r>
              <w:t>NULL (for orb_id = -1) or &gt; 0 if applies to specific satellites or -1 (for orb_id &gt; 0) if applies to all satellites in orbital plane</w:t>
            </w:r>
          </w:p>
        </w:tc>
      </w:tr>
      <w:tr w:rsidR="00C57B56" w14:paraId="1580AB5E" w14:textId="77777777" w:rsidTr="005C5A9F">
        <w:tc>
          <w:tcPr>
            <w:tcW w:w="1980" w:type="dxa"/>
          </w:tcPr>
          <w:p w14:paraId="16FB3F6F" w14:textId="77777777" w:rsidR="00C57B56" w:rsidRDefault="00C57B56" w:rsidP="005C5A9F">
            <w:pPr>
              <w:pStyle w:val="Compact"/>
            </w:pPr>
            <w:r>
              <w:rPr>
                <w:b/>
                <w:bCs/>
              </w:rPr>
              <w:t>mask_id</w:t>
            </w:r>
          </w:p>
        </w:tc>
        <w:tc>
          <w:tcPr>
            <w:tcW w:w="1815" w:type="dxa"/>
          </w:tcPr>
          <w:p w14:paraId="3FBD3D25" w14:textId="77777777" w:rsidR="00C57B56" w:rsidRDefault="00C57B56" w:rsidP="005C5A9F">
            <w:pPr>
              <w:pStyle w:val="Compact"/>
            </w:pPr>
            <w:r>
              <w:t>Number(4)</w:t>
            </w:r>
          </w:p>
        </w:tc>
        <w:tc>
          <w:tcPr>
            <w:tcW w:w="2145" w:type="dxa"/>
          </w:tcPr>
          <w:p w14:paraId="59DF9AA4" w14:textId="77777777" w:rsidR="00C57B56" w:rsidRDefault="00C57B56" w:rsidP="005C5A9F">
            <w:pPr>
              <w:pStyle w:val="Compact"/>
            </w:pPr>
            <w:r>
              <w:t>Identifier of the mask</w:t>
            </w:r>
          </w:p>
        </w:tc>
        <w:tc>
          <w:tcPr>
            <w:tcW w:w="1980" w:type="dxa"/>
          </w:tcPr>
          <w:p w14:paraId="723C7C7D" w14:textId="77777777" w:rsidR="00C57B56" w:rsidRDefault="00C57B56" w:rsidP="005C5A9F">
            <w:pPr>
              <w:pStyle w:val="Compact"/>
            </w:pPr>
            <w:r>
              <w:t>Foreign Key to mask_info, NOT NULL</w:t>
            </w:r>
          </w:p>
        </w:tc>
      </w:tr>
    </w:tbl>
    <w:p w14:paraId="043AF49E" w14:textId="77777777" w:rsidR="00C57B56" w:rsidRDefault="00E44E55" w:rsidP="00C57B56">
      <w:pPr>
        <w:pStyle w:val="Heading4"/>
      </w:pPr>
      <w:bookmarkStart w:id="55" w:name="linking-logic"/>
      <w:bookmarkEnd w:id="54"/>
      <w:r>
        <w:t>6.5.2.2 Linking Logic</w:t>
      </w:r>
    </w:p>
    <w:p w14:paraId="64C6FF1A" w14:textId="77777777" w:rsidR="00C57B56" w:rsidRDefault="00C57B56" w:rsidP="00C57B56">
      <w:pPr>
        <w:pStyle w:val="FirstParagraph"/>
      </w:pPr>
      <w:r>
        <w:rPr>
          <w:b/>
          <w:bCs/>
        </w:rPr>
        <w:t>Satellite Selection:</w:t>
      </w:r>
      <w:r>
        <w:t xml:space="preserve"> </w:t>
      </w:r>
    </w:p>
    <w:p w14:paraId="41358101" w14:textId="77777777" w:rsidR="00C57B56" w:rsidRDefault="00C57B56" w:rsidP="00C57B56">
      <w:pPr>
        <w:pStyle w:val="FirstParagraph"/>
      </w:pPr>
      <w:r>
        <w:t xml:space="preserve">- </w:t>
      </w:r>
      <w:r>
        <w:rPr>
          <w:rStyle w:val="VerbatimChar"/>
        </w:rPr>
        <w:t>orb_id = -1</w:t>
      </w:r>
      <w:r>
        <w:t xml:space="preserve"> AND </w:t>
      </w:r>
      <w:r>
        <w:rPr>
          <w:rStyle w:val="VerbatimChar"/>
        </w:rPr>
        <w:t>sat_orb_id = NULL</w:t>
      </w:r>
      <w:r>
        <w:t xml:space="preserve">: Mask applies to </w:t>
      </w:r>
      <w:r>
        <w:rPr>
          <w:b/>
          <w:bCs/>
        </w:rPr>
        <w:t>all satellites in all orbital planes</w:t>
      </w:r>
      <w:r>
        <w:t xml:space="preserve"> </w:t>
      </w:r>
    </w:p>
    <w:p w14:paraId="3CA2E72B" w14:textId="77777777" w:rsidR="00C57B56" w:rsidRDefault="00C57B56" w:rsidP="00C57B56">
      <w:pPr>
        <w:pStyle w:val="FirstParagraph"/>
      </w:pPr>
      <w:r>
        <w:t xml:space="preserve">- </w:t>
      </w:r>
      <w:r>
        <w:rPr>
          <w:rStyle w:val="VerbatimChar"/>
        </w:rPr>
        <w:t>orb_id = N</w:t>
      </w:r>
      <w:r>
        <w:t xml:space="preserve"> AND </w:t>
      </w:r>
      <w:r>
        <w:rPr>
          <w:rStyle w:val="VerbatimChar"/>
        </w:rPr>
        <w:t>sat_orb_id = -1</w:t>
      </w:r>
      <w:r>
        <w:t xml:space="preserve">: Mask applies to </w:t>
      </w:r>
      <w:r>
        <w:rPr>
          <w:b/>
          <w:bCs/>
        </w:rPr>
        <w:t>all satellites in orbital plane N</w:t>
      </w:r>
      <w:r>
        <w:t xml:space="preserve"> </w:t>
      </w:r>
    </w:p>
    <w:p w14:paraId="508B345D" w14:textId="77777777" w:rsidR="00C57B56" w:rsidRDefault="00C57B56" w:rsidP="00C57B56">
      <w:pPr>
        <w:pStyle w:val="FirstParagraph"/>
      </w:pPr>
      <w:r>
        <w:t xml:space="preserve">- </w:t>
      </w:r>
      <w:r>
        <w:rPr>
          <w:rStyle w:val="VerbatimChar"/>
        </w:rPr>
        <w:t>orb_id = N</w:t>
      </w:r>
      <w:r>
        <w:t xml:space="preserve"> AND </w:t>
      </w:r>
      <w:r>
        <w:rPr>
          <w:rStyle w:val="VerbatimChar"/>
        </w:rPr>
        <w:t>sat_orb_id = M</w:t>
      </w:r>
      <w:r>
        <w:t xml:space="preserve">: Mask applies to </w:t>
      </w:r>
      <w:r>
        <w:rPr>
          <w:b/>
          <w:bCs/>
        </w:rPr>
        <w:t>satellite M in orbital plane N</w:t>
      </w:r>
    </w:p>
    <w:p w14:paraId="0764A22A" w14:textId="77777777" w:rsidR="00C57B56" w:rsidRDefault="00C57B56" w:rsidP="00C57B56">
      <w:pPr>
        <w:pStyle w:val="BodyText"/>
      </w:pPr>
      <w:r>
        <w:rPr>
          <w:b/>
          <w:bCs/>
        </w:rPr>
        <w:t>Scenario Association:</w:t>
      </w:r>
      <w:r>
        <w:t xml:space="preserve"> </w:t>
      </w:r>
    </w:p>
    <w:p w14:paraId="3AADD896" w14:textId="77777777" w:rsidR="00C57B56" w:rsidRDefault="00C57B56" w:rsidP="00C57B56">
      <w:pPr>
        <w:pStyle w:val="BodyText"/>
      </w:pPr>
      <w:r>
        <w:t xml:space="preserve">- Each mask link is associated with a specific </w:t>
      </w:r>
      <w:r>
        <w:rPr>
          <w:rStyle w:val="VerbatimChar"/>
        </w:rPr>
        <w:t>scen_id</w:t>
      </w:r>
      <w:r>
        <w:t xml:space="preserve"> </w:t>
      </w:r>
    </w:p>
    <w:p w14:paraId="3A5AB63A" w14:textId="77777777" w:rsidR="00C57B56" w:rsidRDefault="00C57B56" w:rsidP="00C57B56">
      <w:pPr>
        <w:pStyle w:val="BodyText"/>
      </w:pPr>
      <w:r>
        <w:t>- Masks can be reused across multiple scenarios by creating multiple link entries</w:t>
      </w:r>
    </w:p>
    <w:p w14:paraId="450DB0B4" w14:textId="77777777" w:rsidR="00C57B56" w:rsidRDefault="00E44E55" w:rsidP="00C57B56">
      <w:pPr>
        <w:pStyle w:val="Heading3"/>
      </w:pPr>
      <w:bookmarkStart w:id="56" w:name="_Toc228378696"/>
      <w:bookmarkStart w:id="57" w:name="_Toc228382277"/>
      <w:bookmarkStart w:id="58" w:name="mask_lnk2-table"/>
      <w:bookmarkEnd w:id="53"/>
      <w:bookmarkEnd w:id="55"/>
      <w:r>
        <w:t>6.5.3 mask_lnk2 Table</w:t>
      </w:r>
      <w:bookmarkEnd w:id="56"/>
      <w:bookmarkEnd w:id="57"/>
    </w:p>
    <w:p w14:paraId="3940B6DE" w14:textId="77777777" w:rsidR="00C57B56" w:rsidRDefault="00C57B56" w:rsidP="00C57B56">
      <w:pPr>
        <w:pStyle w:val="FirstParagraph"/>
      </w:pPr>
      <w:r>
        <w:t xml:space="preserve">Links </w:t>
      </w:r>
      <w:r>
        <w:rPr>
          <w:b/>
          <w:bCs/>
        </w:rPr>
        <w:t>EIRP ES masks</w:t>
      </w:r>
      <w:r>
        <w:t xml:space="preserve"> to examination scenarios, earth stations, and satellites.</w:t>
      </w:r>
    </w:p>
    <w:p w14:paraId="02B43573" w14:textId="77777777" w:rsidR="00C57B56" w:rsidRDefault="00E44E55" w:rsidP="00C57B56">
      <w:pPr>
        <w:pStyle w:val="Heading4"/>
      </w:pPr>
      <w:bookmarkStart w:id="59" w:name="table-structure-5"/>
      <w:r>
        <w:t>6.5.3.1 Table Structure</w:t>
      </w:r>
    </w:p>
    <w:tbl>
      <w:tblPr>
        <w:tblStyle w:val="Table"/>
        <w:tblW w:w="5000" w:type="pct"/>
        <w:tblLayout w:type="fixed"/>
        <w:tblLook w:val="0020" w:firstRow="1" w:lastRow="0" w:firstColumn="0" w:lastColumn="0" w:noHBand="0" w:noVBand="0"/>
      </w:tblPr>
      <w:tblGrid>
        <w:gridCol w:w="2700"/>
        <w:gridCol w:w="2475"/>
        <w:gridCol w:w="2925"/>
        <w:gridCol w:w="2700"/>
      </w:tblGrid>
      <w:tr w:rsidR="00C57B56" w14:paraId="3D7E2BF5" w14:textId="77777777" w:rsidTr="005C5A9F">
        <w:trPr>
          <w:cnfStyle w:val="100000000000" w:firstRow="1" w:lastRow="0" w:firstColumn="0" w:lastColumn="0" w:oddVBand="0" w:evenVBand="0" w:oddHBand="0" w:evenHBand="0" w:firstRowFirstColumn="0" w:firstRowLastColumn="0" w:lastRowFirstColumn="0" w:lastRowLastColumn="0"/>
          <w:tblHeader/>
        </w:trPr>
        <w:tc>
          <w:tcPr>
            <w:tcW w:w="2368" w:type="dxa"/>
          </w:tcPr>
          <w:p w14:paraId="5673253D" w14:textId="77777777" w:rsidR="00C57B56" w:rsidRDefault="00C57B56" w:rsidP="005C5A9F">
            <w:pPr>
              <w:pStyle w:val="Compact"/>
            </w:pPr>
            <w:r>
              <w:t>Field Name</w:t>
            </w:r>
          </w:p>
        </w:tc>
        <w:tc>
          <w:tcPr>
            <w:tcW w:w="2171" w:type="dxa"/>
          </w:tcPr>
          <w:p w14:paraId="1A68724D" w14:textId="77777777" w:rsidR="00C57B56" w:rsidRDefault="00C57B56" w:rsidP="005C5A9F">
            <w:pPr>
              <w:pStyle w:val="Compact"/>
            </w:pPr>
            <w:r>
              <w:t>Data Type</w:t>
            </w:r>
          </w:p>
        </w:tc>
        <w:tc>
          <w:tcPr>
            <w:tcW w:w="2566" w:type="dxa"/>
          </w:tcPr>
          <w:p w14:paraId="33F5B5FC" w14:textId="77777777" w:rsidR="00C57B56" w:rsidRDefault="00C57B56" w:rsidP="005C5A9F">
            <w:pPr>
              <w:pStyle w:val="Compact"/>
            </w:pPr>
            <w:r>
              <w:t>Description</w:t>
            </w:r>
          </w:p>
        </w:tc>
        <w:tc>
          <w:tcPr>
            <w:tcW w:w="2368" w:type="dxa"/>
          </w:tcPr>
          <w:p w14:paraId="74535F5B" w14:textId="77777777" w:rsidR="00C57B56" w:rsidRDefault="00C57B56" w:rsidP="005C5A9F">
            <w:pPr>
              <w:pStyle w:val="Compact"/>
            </w:pPr>
            <w:r>
              <w:t>Validation</w:t>
            </w:r>
          </w:p>
        </w:tc>
      </w:tr>
      <w:tr w:rsidR="00C57B56" w14:paraId="78C5494A" w14:textId="77777777" w:rsidTr="005C5A9F">
        <w:tc>
          <w:tcPr>
            <w:tcW w:w="2368" w:type="dxa"/>
          </w:tcPr>
          <w:p w14:paraId="2C692042" w14:textId="77777777" w:rsidR="00C57B56" w:rsidRDefault="00C57B56" w:rsidP="005C5A9F">
            <w:pPr>
              <w:pStyle w:val="Compact"/>
            </w:pPr>
            <w:r>
              <w:rPr>
                <w:b/>
                <w:bCs/>
              </w:rPr>
              <w:t>ntc_id</w:t>
            </w:r>
          </w:p>
        </w:tc>
        <w:tc>
          <w:tcPr>
            <w:tcW w:w="2171" w:type="dxa"/>
          </w:tcPr>
          <w:p w14:paraId="58075E0A" w14:textId="77777777" w:rsidR="00C57B56" w:rsidRDefault="00C57B56" w:rsidP="005C5A9F">
            <w:pPr>
              <w:pStyle w:val="Compact"/>
            </w:pPr>
            <w:r>
              <w:t>Number(9)</w:t>
            </w:r>
          </w:p>
        </w:tc>
        <w:tc>
          <w:tcPr>
            <w:tcW w:w="2566" w:type="dxa"/>
          </w:tcPr>
          <w:p w14:paraId="2DAF8C36" w14:textId="77777777" w:rsidR="00C57B56" w:rsidRDefault="00C57B56" w:rsidP="005C5A9F">
            <w:pPr>
              <w:pStyle w:val="Compact"/>
            </w:pPr>
            <w:r>
              <w:t>Unique identifier of the notice</w:t>
            </w:r>
          </w:p>
        </w:tc>
        <w:tc>
          <w:tcPr>
            <w:tcW w:w="2368" w:type="dxa"/>
          </w:tcPr>
          <w:p w14:paraId="42A2C0A5" w14:textId="77777777" w:rsidR="00C57B56" w:rsidRDefault="00C57B56" w:rsidP="005C5A9F">
            <w:pPr>
              <w:pStyle w:val="Compact"/>
            </w:pPr>
            <w:r>
              <w:t>Foreign Key, NOT NULL</w:t>
            </w:r>
          </w:p>
        </w:tc>
      </w:tr>
      <w:tr w:rsidR="00C57B56" w14:paraId="3E332E7B" w14:textId="77777777" w:rsidTr="005C5A9F">
        <w:tc>
          <w:tcPr>
            <w:tcW w:w="2368" w:type="dxa"/>
          </w:tcPr>
          <w:p w14:paraId="4399836F" w14:textId="77777777" w:rsidR="00C57B56" w:rsidRDefault="00C57B56" w:rsidP="005C5A9F">
            <w:pPr>
              <w:pStyle w:val="Compact"/>
            </w:pPr>
            <w:r>
              <w:rPr>
                <w:b/>
                <w:bCs/>
              </w:rPr>
              <w:lastRenderedPageBreak/>
              <w:t>scen_id</w:t>
            </w:r>
          </w:p>
        </w:tc>
        <w:tc>
          <w:tcPr>
            <w:tcW w:w="2171" w:type="dxa"/>
          </w:tcPr>
          <w:p w14:paraId="7354145C" w14:textId="77777777" w:rsidR="00C57B56" w:rsidRDefault="00C57B56" w:rsidP="005C5A9F">
            <w:pPr>
              <w:pStyle w:val="Compact"/>
            </w:pPr>
            <w:r>
              <w:t>Number(9)</w:t>
            </w:r>
          </w:p>
        </w:tc>
        <w:tc>
          <w:tcPr>
            <w:tcW w:w="2566" w:type="dxa"/>
          </w:tcPr>
          <w:p w14:paraId="7B9E01DB" w14:textId="77777777" w:rsidR="00C57B56" w:rsidRDefault="00C57B56" w:rsidP="005C5A9F">
            <w:pPr>
              <w:pStyle w:val="Compact"/>
            </w:pPr>
            <w:r>
              <w:t>Identifier of the examination scenario</w:t>
            </w:r>
          </w:p>
        </w:tc>
        <w:tc>
          <w:tcPr>
            <w:tcW w:w="2368" w:type="dxa"/>
          </w:tcPr>
          <w:p w14:paraId="77BA393F" w14:textId="77777777" w:rsidR="00C57B56" w:rsidRDefault="00C57B56" w:rsidP="005C5A9F">
            <w:pPr>
              <w:pStyle w:val="Compact"/>
            </w:pPr>
            <w:r>
              <w:t>Foreign Key, NOT NULL</w:t>
            </w:r>
          </w:p>
        </w:tc>
      </w:tr>
      <w:tr w:rsidR="00C57B56" w14:paraId="70AF392F" w14:textId="77777777" w:rsidTr="005C5A9F">
        <w:tc>
          <w:tcPr>
            <w:tcW w:w="2368" w:type="dxa"/>
          </w:tcPr>
          <w:p w14:paraId="4C8B039E" w14:textId="77777777" w:rsidR="00C57B56" w:rsidRDefault="00C57B56" w:rsidP="005C5A9F">
            <w:pPr>
              <w:pStyle w:val="Compact"/>
            </w:pPr>
            <w:r>
              <w:rPr>
                <w:b/>
                <w:bCs/>
              </w:rPr>
              <w:t>seq_no</w:t>
            </w:r>
          </w:p>
        </w:tc>
        <w:tc>
          <w:tcPr>
            <w:tcW w:w="2171" w:type="dxa"/>
          </w:tcPr>
          <w:p w14:paraId="0C16A390" w14:textId="77777777" w:rsidR="00C57B56" w:rsidRDefault="00C57B56" w:rsidP="005C5A9F">
            <w:pPr>
              <w:pStyle w:val="Compact"/>
            </w:pPr>
            <w:r>
              <w:t>Number(4)</w:t>
            </w:r>
          </w:p>
        </w:tc>
        <w:tc>
          <w:tcPr>
            <w:tcW w:w="2566" w:type="dxa"/>
          </w:tcPr>
          <w:p w14:paraId="5B8D72A6" w14:textId="77777777" w:rsidR="00C57B56" w:rsidRDefault="00C57B56" w:rsidP="005C5A9F">
            <w:pPr>
              <w:pStyle w:val="Compact"/>
            </w:pPr>
            <w:r>
              <w:t>Sequence number</w:t>
            </w:r>
          </w:p>
        </w:tc>
        <w:tc>
          <w:tcPr>
            <w:tcW w:w="2368" w:type="dxa"/>
          </w:tcPr>
          <w:p w14:paraId="5C743201" w14:textId="77777777" w:rsidR="00C57B56" w:rsidRDefault="00C57B56" w:rsidP="005C5A9F">
            <w:pPr>
              <w:pStyle w:val="Compact"/>
            </w:pPr>
            <w:r>
              <w:t>Primary Key, ≥ 0</w:t>
            </w:r>
          </w:p>
        </w:tc>
      </w:tr>
      <w:tr w:rsidR="00C57B56" w14:paraId="4C591CD7" w14:textId="77777777" w:rsidTr="005C5A9F">
        <w:tc>
          <w:tcPr>
            <w:tcW w:w="2368" w:type="dxa"/>
          </w:tcPr>
          <w:p w14:paraId="0D31C4B3" w14:textId="77777777" w:rsidR="00C57B56" w:rsidRDefault="00C57B56" w:rsidP="005C5A9F">
            <w:pPr>
              <w:pStyle w:val="Compact"/>
            </w:pPr>
            <w:r>
              <w:rPr>
                <w:b/>
                <w:bCs/>
              </w:rPr>
              <w:t>e_as_id</w:t>
            </w:r>
          </w:p>
        </w:tc>
        <w:tc>
          <w:tcPr>
            <w:tcW w:w="2171" w:type="dxa"/>
          </w:tcPr>
          <w:p w14:paraId="4953CDFC" w14:textId="77777777" w:rsidR="00C57B56" w:rsidRDefault="00C57B56" w:rsidP="005C5A9F">
            <w:pPr>
              <w:pStyle w:val="Compact"/>
            </w:pPr>
            <w:r>
              <w:t>Number(4)</w:t>
            </w:r>
          </w:p>
        </w:tc>
        <w:tc>
          <w:tcPr>
            <w:tcW w:w="2566" w:type="dxa"/>
          </w:tcPr>
          <w:p w14:paraId="2F1216E9" w14:textId="77777777" w:rsidR="00C57B56" w:rsidRDefault="00C57B56" w:rsidP="005C5A9F">
            <w:pPr>
              <w:pStyle w:val="Compact"/>
            </w:pPr>
            <w:r>
              <w:t>Identifier of the associated earth station</w:t>
            </w:r>
          </w:p>
        </w:tc>
        <w:tc>
          <w:tcPr>
            <w:tcW w:w="2368" w:type="dxa"/>
          </w:tcPr>
          <w:p w14:paraId="6405C4BB" w14:textId="77777777" w:rsidR="00C57B56" w:rsidRDefault="00C57B56" w:rsidP="005C5A9F">
            <w:pPr>
              <w:pStyle w:val="Compact"/>
            </w:pPr>
            <w:r>
              <w:t>&gt; 0 or -1 if applies to all ES</w:t>
            </w:r>
          </w:p>
        </w:tc>
      </w:tr>
      <w:tr w:rsidR="00C57B56" w14:paraId="65424AFD" w14:textId="77777777" w:rsidTr="005C5A9F">
        <w:tc>
          <w:tcPr>
            <w:tcW w:w="2368" w:type="dxa"/>
          </w:tcPr>
          <w:p w14:paraId="11B434F5" w14:textId="77777777" w:rsidR="00C57B56" w:rsidRDefault="00C57B56" w:rsidP="005C5A9F">
            <w:pPr>
              <w:pStyle w:val="Compact"/>
            </w:pPr>
            <w:r>
              <w:rPr>
                <w:b/>
                <w:bCs/>
              </w:rPr>
              <w:t>orb_id</w:t>
            </w:r>
          </w:p>
        </w:tc>
        <w:tc>
          <w:tcPr>
            <w:tcW w:w="2171" w:type="dxa"/>
          </w:tcPr>
          <w:p w14:paraId="49604E1B" w14:textId="77777777" w:rsidR="00C57B56" w:rsidRDefault="00C57B56" w:rsidP="005C5A9F">
            <w:pPr>
              <w:pStyle w:val="Compact"/>
            </w:pPr>
            <w:r>
              <w:t>Number(2)</w:t>
            </w:r>
          </w:p>
        </w:tc>
        <w:tc>
          <w:tcPr>
            <w:tcW w:w="2566" w:type="dxa"/>
          </w:tcPr>
          <w:p w14:paraId="0EA13701" w14:textId="77777777" w:rsidR="00C57B56" w:rsidRDefault="00C57B56" w:rsidP="005C5A9F">
            <w:pPr>
              <w:pStyle w:val="Compact"/>
            </w:pPr>
            <w:r>
              <w:t>Identifier of the orbital plane</w:t>
            </w:r>
          </w:p>
        </w:tc>
        <w:tc>
          <w:tcPr>
            <w:tcW w:w="2368" w:type="dxa"/>
          </w:tcPr>
          <w:p w14:paraId="59C7E8FE" w14:textId="77777777" w:rsidR="00C57B56" w:rsidRDefault="00C57B56" w:rsidP="005C5A9F">
            <w:pPr>
              <w:pStyle w:val="Compact"/>
            </w:pPr>
            <w:r>
              <w:t xml:space="preserve">NOT NULL  and &gt; 0 or -1 if applies to all orbital planes, </w:t>
            </w:r>
          </w:p>
        </w:tc>
      </w:tr>
      <w:tr w:rsidR="00C57B56" w14:paraId="09C66ADF" w14:textId="77777777" w:rsidTr="005C5A9F">
        <w:tc>
          <w:tcPr>
            <w:tcW w:w="2368" w:type="dxa"/>
          </w:tcPr>
          <w:p w14:paraId="3B43A945" w14:textId="77777777" w:rsidR="00C57B56" w:rsidRDefault="00C57B56" w:rsidP="005C5A9F">
            <w:pPr>
              <w:pStyle w:val="Compact"/>
            </w:pPr>
            <w:r>
              <w:rPr>
                <w:b/>
                <w:bCs/>
              </w:rPr>
              <w:t>sat_orb_id</w:t>
            </w:r>
          </w:p>
        </w:tc>
        <w:tc>
          <w:tcPr>
            <w:tcW w:w="2171" w:type="dxa"/>
          </w:tcPr>
          <w:p w14:paraId="2DC1A258" w14:textId="77777777" w:rsidR="00C57B56" w:rsidRDefault="00C57B56" w:rsidP="005C5A9F">
            <w:pPr>
              <w:pStyle w:val="Compact"/>
            </w:pPr>
            <w:r>
              <w:t>Number(2)</w:t>
            </w:r>
          </w:p>
        </w:tc>
        <w:tc>
          <w:tcPr>
            <w:tcW w:w="2566" w:type="dxa"/>
          </w:tcPr>
          <w:p w14:paraId="787DE17B" w14:textId="77777777" w:rsidR="00C57B56" w:rsidRDefault="00C57B56" w:rsidP="005C5A9F">
            <w:pPr>
              <w:pStyle w:val="Compact"/>
            </w:pPr>
            <w:r>
              <w:t>Identifier of the satellite in the orbital plane</w:t>
            </w:r>
          </w:p>
        </w:tc>
        <w:tc>
          <w:tcPr>
            <w:tcW w:w="2368" w:type="dxa"/>
          </w:tcPr>
          <w:p w14:paraId="104031E2" w14:textId="77777777" w:rsidR="00C57B56" w:rsidRDefault="00C57B56" w:rsidP="005C5A9F">
            <w:pPr>
              <w:pStyle w:val="Compact"/>
            </w:pPr>
            <w:r>
              <w:t>NULL (for orb_id = -1) or &gt; 0 if applies to specific satellites or -1 (for orb_id &gt; 0) if applies to all satellites in orbital plane</w:t>
            </w:r>
          </w:p>
        </w:tc>
      </w:tr>
      <w:tr w:rsidR="00C57B56" w14:paraId="559110AE" w14:textId="77777777" w:rsidTr="005C5A9F">
        <w:tc>
          <w:tcPr>
            <w:tcW w:w="2368" w:type="dxa"/>
          </w:tcPr>
          <w:p w14:paraId="1BFE903B" w14:textId="77777777" w:rsidR="00C57B56" w:rsidRDefault="00C57B56" w:rsidP="005C5A9F">
            <w:pPr>
              <w:pStyle w:val="Compact"/>
            </w:pPr>
            <w:r>
              <w:rPr>
                <w:b/>
                <w:bCs/>
              </w:rPr>
              <w:t>mask_id</w:t>
            </w:r>
          </w:p>
        </w:tc>
        <w:tc>
          <w:tcPr>
            <w:tcW w:w="2171" w:type="dxa"/>
          </w:tcPr>
          <w:p w14:paraId="0FEFE926" w14:textId="77777777" w:rsidR="00C57B56" w:rsidRDefault="00C57B56" w:rsidP="005C5A9F">
            <w:pPr>
              <w:pStyle w:val="Compact"/>
            </w:pPr>
            <w:r>
              <w:t>Number(4)</w:t>
            </w:r>
          </w:p>
        </w:tc>
        <w:tc>
          <w:tcPr>
            <w:tcW w:w="2566" w:type="dxa"/>
          </w:tcPr>
          <w:p w14:paraId="01D015C0" w14:textId="77777777" w:rsidR="00C57B56" w:rsidRDefault="00C57B56" w:rsidP="005C5A9F">
            <w:pPr>
              <w:pStyle w:val="Compact"/>
            </w:pPr>
            <w:r>
              <w:t>Identifier of the mask</w:t>
            </w:r>
          </w:p>
        </w:tc>
        <w:tc>
          <w:tcPr>
            <w:tcW w:w="2368" w:type="dxa"/>
          </w:tcPr>
          <w:p w14:paraId="26DF0A0B" w14:textId="77777777" w:rsidR="00C57B56" w:rsidRDefault="00C57B56" w:rsidP="005C5A9F">
            <w:pPr>
              <w:pStyle w:val="Compact"/>
            </w:pPr>
            <w:r>
              <w:t>Foreign Key to mask_info, NOT NULL</w:t>
            </w:r>
          </w:p>
        </w:tc>
      </w:tr>
    </w:tbl>
    <w:p w14:paraId="3939B509" w14:textId="77777777" w:rsidR="00C57B56" w:rsidRDefault="00E44E55" w:rsidP="00C57B56">
      <w:pPr>
        <w:pStyle w:val="Heading4"/>
      </w:pPr>
      <w:bookmarkStart w:id="60" w:name="linking-logic-1"/>
      <w:bookmarkEnd w:id="59"/>
      <w:r>
        <w:t>6.5.3.2 Linking Logic</w:t>
      </w:r>
    </w:p>
    <w:p w14:paraId="75E2DB3B" w14:textId="77777777" w:rsidR="00C57B56" w:rsidRDefault="00C57B56" w:rsidP="00C57B56">
      <w:pPr>
        <w:pStyle w:val="FirstParagraph"/>
      </w:pPr>
      <w:r>
        <w:rPr>
          <w:b/>
          <w:bCs/>
        </w:rPr>
        <w:t>Earth Station Selection:</w:t>
      </w:r>
      <w:r>
        <w:t xml:space="preserve"> </w:t>
      </w:r>
    </w:p>
    <w:p w14:paraId="1B0152C8" w14:textId="77777777" w:rsidR="00C57B56" w:rsidRDefault="00C57B56" w:rsidP="00C57B56">
      <w:pPr>
        <w:pStyle w:val="FirstParagraph"/>
      </w:pPr>
      <w:r>
        <w:t xml:space="preserve">- </w:t>
      </w:r>
      <w:r>
        <w:rPr>
          <w:rStyle w:val="VerbatimChar"/>
        </w:rPr>
        <w:t>e_as_id = -1</w:t>
      </w:r>
      <w:r>
        <w:t xml:space="preserve">: Mask applies to </w:t>
      </w:r>
      <w:r>
        <w:rPr>
          <w:b/>
          <w:bCs/>
        </w:rPr>
        <w:t>all earth stations</w:t>
      </w:r>
      <w:r>
        <w:t xml:space="preserve"> (typical ES) </w:t>
      </w:r>
    </w:p>
    <w:p w14:paraId="1CD18F4F" w14:textId="77777777" w:rsidR="00C57B56" w:rsidRDefault="00C57B56" w:rsidP="00C57B56">
      <w:pPr>
        <w:pStyle w:val="FirstParagraph"/>
      </w:pPr>
      <w:r>
        <w:t xml:space="preserve">- </w:t>
      </w:r>
      <w:r>
        <w:rPr>
          <w:rStyle w:val="VerbatimChar"/>
        </w:rPr>
        <w:t>e_as_id = N</w:t>
      </w:r>
      <w:r>
        <w:t xml:space="preserve">: Mask applies to </w:t>
      </w:r>
      <w:r>
        <w:rPr>
          <w:b/>
          <w:bCs/>
        </w:rPr>
        <w:t>specific earth station N</w:t>
      </w:r>
    </w:p>
    <w:p w14:paraId="2E739C92" w14:textId="77777777" w:rsidR="00C57B56" w:rsidRDefault="00C57B56" w:rsidP="00C57B56">
      <w:pPr>
        <w:pStyle w:val="BodyText"/>
      </w:pPr>
      <w:r>
        <w:rPr>
          <w:b/>
          <w:bCs/>
        </w:rPr>
        <w:t>Satellite Selection:</w:t>
      </w:r>
      <w:r>
        <w:t xml:space="preserve"> </w:t>
      </w:r>
    </w:p>
    <w:p w14:paraId="244A62D5" w14:textId="77777777" w:rsidR="00C57B56" w:rsidRDefault="00C57B56" w:rsidP="00C57B56">
      <w:pPr>
        <w:pStyle w:val="BodyText"/>
      </w:pPr>
      <w:r>
        <w:t>- Same logic as mask_lnk1 (see §5.2.2)</w:t>
      </w:r>
    </w:p>
    <w:p w14:paraId="54BE5E65" w14:textId="77777777" w:rsidR="00C57B56" w:rsidRDefault="00C57B56" w:rsidP="00C57B56">
      <w:pPr>
        <w:pStyle w:val="BodyText"/>
      </w:pPr>
      <w:r>
        <w:rPr>
          <w:b/>
          <w:bCs/>
        </w:rPr>
        <w:t>Usage:</w:t>
      </w:r>
      <w:r>
        <w:t xml:space="preserve"> </w:t>
      </w:r>
    </w:p>
    <w:p w14:paraId="26381A71" w14:textId="77777777" w:rsidR="00C57B56" w:rsidRDefault="00C57B56" w:rsidP="00C57B56">
      <w:pPr>
        <w:pStyle w:val="BodyText"/>
      </w:pPr>
      <w:r>
        <w:t xml:space="preserve">- For typical earth stations using density-based distribution, set </w:t>
      </w:r>
      <w:r>
        <w:rPr>
          <w:rStyle w:val="VerbatimChar"/>
        </w:rPr>
        <w:t>e_as_id = -1</w:t>
      </w:r>
      <w:r>
        <w:t xml:space="preserve"> </w:t>
      </w:r>
    </w:p>
    <w:p w14:paraId="515B1B0B" w14:textId="77777777" w:rsidR="00C57B56" w:rsidRDefault="00C57B56" w:rsidP="00C57B56">
      <w:pPr>
        <w:pStyle w:val="BodyText"/>
      </w:pPr>
      <w:r>
        <w:t xml:space="preserve">- For specific earth stations (e.g., gateways), reference the specific </w:t>
      </w:r>
      <w:r>
        <w:rPr>
          <w:rStyle w:val="VerbatimChar"/>
        </w:rPr>
        <w:t xml:space="preserve">e_as_id </w:t>
      </w:r>
      <w:r>
        <w:t>from e_as_stn table</w:t>
      </w:r>
    </w:p>
    <w:p w14:paraId="2F296577" w14:textId="77777777" w:rsidR="00C57B56" w:rsidRDefault="00E44E55" w:rsidP="00C57B56">
      <w:pPr>
        <w:pStyle w:val="Heading3"/>
      </w:pPr>
      <w:bookmarkStart w:id="61" w:name="_Toc228378697"/>
      <w:bookmarkStart w:id="62" w:name="_Toc228382278"/>
      <w:bookmarkStart w:id="63" w:name="mask_lnk3-table"/>
      <w:bookmarkEnd w:id="58"/>
      <w:bookmarkEnd w:id="60"/>
      <w:r>
        <w:t>6.5.4 mask_lnk3 Table</w:t>
      </w:r>
      <w:bookmarkEnd w:id="61"/>
      <w:bookmarkEnd w:id="62"/>
    </w:p>
    <w:p w14:paraId="6226525B" w14:textId="77777777" w:rsidR="00C57B56" w:rsidRDefault="00C57B56" w:rsidP="00C57B56">
      <w:pPr>
        <w:pStyle w:val="FirstParagraph"/>
      </w:pPr>
      <w:r>
        <w:t xml:space="preserve">Links </w:t>
      </w:r>
      <w:r>
        <w:rPr>
          <w:b/>
          <w:bCs/>
        </w:rPr>
        <w:t>operating parameters masks</w:t>
      </w:r>
      <w:r>
        <w:t xml:space="preserve"> (XML format) to notices.</w:t>
      </w:r>
    </w:p>
    <w:p w14:paraId="73325BE0" w14:textId="77777777" w:rsidR="00C57B56" w:rsidRDefault="00E44E55" w:rsidP="00C57B56">
      <w:pPr>
        <w:pStyle w:val="Heading4"/>
      </w:pPr>
      <w:bookmarkStart w:id="64" w:name="table-structure-6"/>
      <w:r>
        <w:t>6.5.4.1 Table Structure</w:t>
      </w:r>
    </w:p>
    <w:tbl>
      <w:tblPr>
        <w:tblStyle w:val="Table"/>
        <w:tblW w:w="5000" w:type="pct"/>
        <w:tblLayout w:type="fixed"/>
        <w:tblLook w:val="0020" w:firstRow="1" w:lastRow="0" w:firstColumn="0" w:lastColumn="0" w:noHBand="0" w:noVBand="0"/>
      </w:tblPr>
      <w:tblGrid>
        <w:gridCol w:w="2700"/>
        <w:gridCol w:w="2475"/>
        <w:gridCol w:w="2925"/>
        <w:gridCol w:w="2700"/>
      </w:tblGrid>
      <w:tr w:rsidR="00C57B56" w14:paraId="2A04B809" w14:textId="77777777" w:rsidTr="005C5A9F">
        <w:trPr>
          <w:cnfStyle w:val="100000000000" w:firstRow="1" w:lastRow="0" w:firstColumn="0" w:lastColumn="0" w:oddVBand="0" w:evenVBand="0" w:oddHBand="0" w:evenHBand="0" w:firstRowFirstColumn="0" w:firstRowLastColumn="0" w:lastRowFirstColumn="0" w:lastRowLastColumn="0"/>
          <w:tblHeader/>
        </w:trPr>
        <w:tc>
          <w:tcPr>
            <w:tcW w:w="1980" w:type="dxa"/>
          </w:tcPr>
          <w:p w14:paraId="6DFB9303" w14:textId="77777777" w:rsidR="00C57B56" w:rsidRDefault="00C57B56" w:rsidP="005C5A9F">
            <w:pPr>
              <w:pStyle w:val="Compact"/>
            </w:pPr>
            <w:r>
              <w:t>Field Name</w:t>
            </w:r>
          </w:p>
        </w:tc>
        <w:tc>
          <w:tcPr>
            <w:tcW w:w="1815" w:type="dxa"/>
          </w:tcPr>
          <w:p w14:paraId="6743D6FE" w14:textId="77777777" w:rsidR="00C57B56" w:rsidRDefault="00C57B56" w:rsidP="005C5A9F">
            <w:pPr>
              <w:pStyle w:val="Compact"/>
            </w:pPr>
            <w:r>
              <w:t>Data Type</w:t>
            </w:r>
          </w:p>
        </w:tc>
        <w:tc>
          <w:tcPr>
            <w:tcW w:w="2145" w:type="dxa"/>
          </w:tcPr>
          <w:p w14:paraId="309BC6AF" w14:textId="77777777" w:rsidR="00C57B56" w:rsidRDefault="00C57B56" w:rsidP="005C5A9F">
            <w:pPr>
              <w:pStyle w:val="Compact"/>
            </w:pPr>
            <w:r>
              <w:t>Description</w:t>
            </w:r>
          </w:p>
        </w:tc>
        <w:tc>
          <w:tcPr>
            <w:tcW w:w="1980" w:type="dxa"/>
          </w:tcPr>
          <w:p w14:paraId="6321FD71" w14:textId="77777777" w:rsidR="00C57B56" w:rsidRDefault="00C57B56" w:rsidP="005C5A9F">
            <w:pPr>
              <w:pStyle w:val="Compact"/>
            </w:pPr>
            <w:r>
              <w:t>Validation</w:t>
            </w:r>
          </w:p>
        </w:tc>
      </w:tr>
      <w:tr w:rsidR="00C57B56" w14:paraId="34118369" w14:textId="77777777" w:rsidTr="005C5A9F">
        <w:tc>
          <w:tcPr>
            <w:tcW w:w="1980" w:type="dxa"/>
          </w:tcPr>
          <w:p w14:paraId="1214FEE6" w14:textId="77777777" w:rsidR="00C57B56" w:rsidRDefault="00C57B56" w:rsidP="005C5A9F">
            <w:pPr>
              <w:pStyle w:val="Compact"/>
            </w:pPr>
            <w:r>
              <w:rPr>
                <w:b/>
                <w:bCs/>
              </w:rPr>
              <w:t>ntc_id</w:t>
            </w:r>
          </w:p>
        </w:tc>
        <w:tc>
          <w:tcPr>
            <w:tcW w:w="1815" w:type="dxa"/>
          </w:tcPr>
          <w:p w14:paraId="4A8377EC" w14:textId="77777777" w:rsidR="00C57B56" w:rsidRDefault="00C57B56" w:rsidP="005C5A9F">
            <w:pPr>
              <w:pStyle w:val="Compact"/>
            </w:pPr>
            <w:r>
              <w:t>Number(9)</w:t>
            </w:r>
          </w:p>
        </w:tc>
        <w:tc>
          <w:tcPr>
            <w:tcW w:w="2145" w:type="dxa"/>
          </w:tcPr>
          <w:p w14:paraId="309C85AE" w14:textId="77777777" w:rsidR="00C57B56" w:rsidRDefault="00C57B56" w:rsidP="005C5A9F">
            <w:pPr>
              <w:pStyle w:val="Compact"/>
            </w:pPr>
            <w:r>
              <w:t>Unique identifier of the notice</w:t>
            </w:r>
          </w:p>
        </w:tc>
        <w:tc>
          <w:tcPr>
            <w:tcW w:w="1980" w:type="dxa"/>
          </w:tcPr>
          <w:p w14:paraId="7FC14218" w14:textId="77777777" w:rsidR="00C57B56" w:rsidRDefault="00C57B56" w:rsidP="005C5A9F">
            <w:pPr>
              <w:pStyle w:val="Compact"/>
            </w:pPr>
            <w:r>
              <w:t>Foreign Key, NOT NULL</w:t>
            </w:r>
          </w:p>
        </w:tc>
      </w:tr>
      <w:tr w:rsidR="00C57B56" w14:paraId="373E2FDB" w14:textId="77777777" w:rsidTr="005C5A9F">
        <w:tc>
          <w:tcPr>
            <w:tcW w:w="1980" w:type="dxa"/>
          </w:tcPr>
          <w:p w14:paraId="1EEB342E" w14:textId="77777777" w:rsidR="00C57B56" w:rsidRDefault="00C57B56" w:rsidP="005C5A9F">
            <w:pPr>
              <w:pStyle w:val="Compact"/>
            </w:pPr>
            <w:r>
              <w:rPr>
                <w:b/>
                <w:bCs/>
              </w:rPr>
              <w:t>param_id</w:t>
            </w:r>
          </w:p>
        </w:tc>
        <w:tc>
          <w:tcPr>
            <w:tcW w:w="1815" w:type="dxa"/>
          </w:tcPr>
          <w:p w14:paraId="403D84CE" w14:textId="77777777" w:rsidR="00C57B56" w:rsidRDefault="00C57B56" w:rsidP="005C5A9F">
            <w:pPr>
              <w:pStyle w:val="Compact"/>
            </w:pPr>
            <w:r>
              <w:t>Number(4)</w:t>
            </w:r>
          </w:p>
        </w:tc>
        <w:tc>
          <w:tcPr>
            <w:tcW w:w="2145" w:type="dxa"/>
          </w:tcPr>
          <w:p w14:paraId="131CA03D" w14:textId="77777777" w:rsidR="00C57B56" w:rsidRDefault="00C57B56" w:rsidP="005C5A9F">
            <w:pPr>
              <w:pStyle w:val="Compact"/>
            </w:pPr>
            <w:r>
              <w:t>Identifier of the operating parameters mask</w:t>
            </w:r>
          </w:p>
        </w:tc>
        <w:tc>
          <w:tcPr>
            <w:tcW w:w="1980" w:type="dxa"/>
          </w:tcPr>
          <w:p w14:paraId="4C3C0FFD" w14:textId="77777777" w:rsidR="00C57B56" w:rsidRDefault="00C57B56" w:rsidP="005C5A9F">
            <w:pPr>
              <w:pStyle w:val="Compact"/>
            </w:pPr>
            <w:r>
              <w:t>Foreign Key to mask_info, NOT NULL</w:t>
            </w:r>
          </w:p>
        </w:tc>
      </w:tr>
    </w:tbl>
    <w:p w14:paraId="67BEC151" w14:textId="77777777" w:rsidR="00C57B56" w:rsidRDefault="00E44E55" w:rsidP="00C57B56">
      <w:pPr>
        <w:pStyle w:val="Heading4"/>
      </w:pPr>
      <w:bookmarkStart w:id="65" w:name="purpose-1"/>
      <w:bookmarkEnd w:id="64"/>
      <w:r>
        <w:t>6.5.4.2 Purpose</w:t>
      </w:r>
    </w:p>
    <w:p w14:paraId="1C0B3BAF" w14:textId="77777777" w:rsidR="00C57B56" w:rsidRDefault="00C57B56" w:rsidP="00C57B56">
      <w:pPr>
        <w:pStyle w:val="FirstParagraph"/>
      </w:pPr>
      <w:r>
        <w:t xml:space="preserve">Operating parameters masks provide extended parameters in XML format including: </w:t>
      </w:r>
    </w:p>
    <w:p w14:paraId="75FD7AB1" w14:textId="77777777" w:rsidR="00C57B56" w:rsidRDefault="00C57B56" w:rsidP="00C57B56">
      <w:pPr>
        <w:pStyle w:val="FirstParagraph"/>
      </w:pPr>
      <w:r>
        <w:t xml:space="preserve">- Minimum elevation angles by latitude and azimuth </w:t>
      </w:r>
    </w:p>
    <w:p w14:paraId="1858DB81" w14:textId="77777777" w:rsidR="00C57B56" w:rsidRDefault="00C57B56" w:rsidP="00C57B56">
      <w:pPr>
        <w:pStyle w:val="FirstParagraph"/>
      </w:pPr>
      <w:r>
        <w:lastRenderedPageBreak/>
        <w:t xml:space="preserve">- Exclusion zone angles by latitude and orbital plane </w:t>
      </w:r>
    </w:p>
    <w:p w14:paraId="23E99970" w14:textId="77777777" w:rsidR="00C57B56" w:rsidRDefault="00C57B56" w:rsidP="00C57B56">
      <w:pPr>
        <w:pStyle w:val="FirstParagraph"/>
      </w:pPr>
      <w:r>
        <w:t xml:space="preserve">- Maximum co-frequency satellite tracking parameters </w:t>
      </w:r>
    </w:p>
    <w:p w14:paraId="53B032A8" w14:textId="77777777" w:rsidR="00C57B56" w:rsidRDefault="00C57B56" w:rsidP="00C57B56">
      <w:pPr>
        <w:pStyle w:val="FirstParagraph"/>
      </w:pPr>
      <w:r>
        <w:t xml:space="preserve">- Minimum tracking duration by latitude </w:t>
      </w:r>
    </w:p>
    <w:p w14:paraId="2994301F" w14:textId="77777777" w:rsidR="00C57B56" w:rsidRDefault="00C57B56" w:rsidP="00C57B56">
      <w:pPr>
        <w:pStyle w:val="FirstParagraph"/>
      </w:pPr>
      <w:r>
        <w:t>- Additional operational constraints”</w:t>
      </w:r>
    </w:p>
    <w:p w14:paraId="3506EDFA" w14:textId="77777777" w:rsidR="00C57B56" w:rsidRPr="00006B45" w:rsidRDefault="00C57B56" w:rsidP="00C57B56">
      <w:pPr>
        <w:pStyle w:val="BodyText"/>
      </w:pPr>
      <w:r>
        <w:t>When operational parameters mask is used certain parameters can be provided as empty in epfd_param table.</w:t>
      </w:r>
    </w:p>
    <w:p w14:paraId="65E46C0E" w14:textId="77777777" w:rsidR="00C57B56" w:rsidRDefault="00C57B56" w:rsidP="00C57B56">
      <w:bookmarkStart w:id="66" w:name="satellite-linking-tables"/>
      <w:bookmarkStart w:id="67" w:name="sat_lnk-table"/>
      <w:bookmarkStart w:id="68" w:name="example-use-cases"/>
      <w:bookmarkEnd w:id="44"/>
      <w:bookmarkEnd w:id="63"/>
      <w:bookmarkEnd w:id="65"/>
    </w:p>
    <w:p w14:paraId="071245EF" w14:textId="77777777" w:rsidR="00C57B56" w:rsidRDefault="00E44E55" w:rsidP="00C57B56">
      <w:pPr>
        <w:pStyle w:val="Heading2"/>
      </w:pPr>
      <w:bookmarkStart w:id="69" w:name="_Toc228382279"/>
      <w:bookmarkStart w:id="70" w:name="operating-parameters-tables"/>
      <w:bookmarkEnd w:id="66"/>
      <w:bookmarkEnd w:id="67"/>
      <w:bookmarkEnd w:id="68"/>
      <w:r>
        <w:t>6.6. Satellite transmission parameters table (Nco)</w:t>
      </w:r>
      <w:bookmarkEnd w:id="69"/>
    </w:p>
    <w:p w14:paraId="63118411" w14:textId="77777777" w:rsidR="00C57B56" w:rsidRDefault="00E44E55" w:rsidP="00C57B56">
      <w:pPr>
        <w:pStyle w:val="Heading3"/>
      </w:pPr>
      <w:bookmarkStart w:id="71" w:name="_Toc228378699"/>
      <w:bookmarkStart w:id="72" w:name="_Toc228382280"/>
      <w:bookmarkStart w:id="73" w:name="sat_oper-table"/>
      <w:r>
        <w:t>6.6.1 sat_oper Table</w:t>
      </w:r>
      <w:bookmarkEnd w:id="71"/>
      <w:bookmarkEnd w:id="72"/>
    </w:p>
    <w:p w14:paraId="32045A64" w14:textId="77777777" w:rsidR="00C57B56" w:rsidRDefault="00C57B56" w:rsidP="00C57B56">
      <w:pPr>
        <w:pStyle w:val="FirstParagraph"/>
      </w:pPr>
      <w:r>
        <w:t xml:space="preserve">The </w:t>
      </w:r>
      <w:r>
        <w:rPr>
          <w:rStyle w:val="VerbatimChar"/>
        </w:rPr>
        <w:t>sat_oper</w:t>
      </w:r>
      <w:r>
        <w:t xml:space="preserve"> table contains satellite transmission parameters that vary by latitude range, associated with specific examination scenarios. Its purpose is to provide maximum number of non-GSO satellites transmitting with overlapping frequencies (Nco) to a specific location within the latitude range.</w:t>
      </w:r>
    </w:p>
    <w:p w14:paraId="6C0C7C7A" w14:textId="77777777" w:rsidR="00C57B56" w:rsidRDefault="00E44E55" w:rsidP="00C57B56">
      <w:pPr>
        <w:pStyle w:val="Heading4"/>
      </w:pPr>
      <w:bookmarkStart w:id="74" w:name="table-structure-8"/>
      <w:r>
        <w:t>6.6.1.1 Table Structure</w:t>
      </w:r>
    </w:p>
    <w:tbl>
      <w:tblPr>
        <w:tblStyle w:val="Table"/>
        <w:tblW w:w="5000" w:type="pct"/>
        <w:tblLayout w:type="fixed"/>
        <w:tblLook w:val="0020" w:firstRow="1" w:lastRow="0" w:firstColumn="0" w:lastColumn="0" w:noHBand="0" w:noVBand="0"/>
      </w:tblPr>
      <w:tblGrid>
        <w:gridCol w:w="2357"/>
        <w:gridCol w:w="2160"/>
        <w:gridCol w:w="1373"/>
        <w:gridCol w:w="2553"/>
        <w:gridCol w:w="2357"/>
      </w:tblGrid>
      <w:tr w:rsidR="00C57B56" w14:paraId="76A5BAF5" w14:textId="77777777" w:rsidTr="005C5A9F">
        <w:trPr>
          <w:cnfStyle w:val="100000000000" w:firstRow="1" w:lastRow="0" w:firstColumn="0" w:lastColumn="0" w:oddVBand="0" w:evenVBand="0" w:oddHBand="0" w:evenHBand="0" w:firstRowFirstColumn="0" w:firstRowLastColumn="0" w:lastRowFirstColumn="0" w:lastRowLastColumn="0"/>
          <w:tblHeader/>
        </w:trPr>
        <w:tc>
          <w:tcPr>
            <w:tcW w:w="1728" w:type="dxa"/>
          </w:tcPr>
          <w:p w14:paraId="36103F78" w14:textId="77777777" w:rsidR="00C57B56" w:rsidRDefault="00C57B56" w:rsidP="005C5A9F">
            <w:pPr>
              <w:pStyle w:val="Compact"/>
            </w:pPr>
            <w:r>
              <w:t>Field Name</w:t>
            </w:r>
          </w:p>
        </w:tc>
        <w:tc>
          <w:tcPr>
            <w:tcW w:w="1584" w:type="dxa"/>
          </w:tcPr>
          <w:p w14:paraId="285FAED8" w14:textId="77777777" w:rsidR="00C57B56" w:rsidRDefault="00C57B56" w:rsidP="005C5A9F">
            <w:pPr>
              <w:pStyle w:val="Compact"/>
            </w:pPr>
            <w:r>
              <w:t>Data Type</w:t>
            </w:r>
          </w:p>
        </w:tc>
        <w:tc>
          <w:tcPr>
            <w:tcW w:w="1007" w:type="dxa"/>
          </w:tcPr>
          <w:p w14:paraId="79C35C8C" w14:textId="77777777" w:rsidR="00C57B56" w:rsidRDefault="00C57B56" w:rsidP="005C5A9F">
            <w:pPr>
              <w:pStyle w:val="Compact"/>
            </w:pPr>
            <w:r>
              <w:t>Units</w:t>
            </w:r>
          </w:p>
        </w:tc>
        <w:tc>
          <w:tcPr>
            <w:tcW w:w="1872" w:type="dxa"/>
          </w:tcPr>
          <w:p w14:paraId="56C25D05" w14:textId="77777777" w:rsidR="00C57B56" w:rsidRDefault="00C57B56" w:rsidP="005C5A9F">
            <w:pPr>
              <w:pStyle w:val="Compact"/>
            </w:pPr>
            <w:r>
              <w:t>Description</w:t>
            </w:r>
          </w:p>
        </w:tc>
        <w:tc>
          <w:tcPr>
            <w:tcW w:w="1728" w:type="dxa"/>
          </w:tcPr>
          <w:p w14:paraId="797773E3" w14:textId="77777777" w:rsidR="00C57B56" w:rsidRDefault="00C57B56" w:rsidP="005C5A9F">
            <w:pPr>
              <w:pStyle w:val="Compact"/>
            </w:pPr>
            <w:r>
              <w:t>Validation</w:t>
            </w:r>
          </w:p>
        </w:tc>
      </w:tr>
      <w:tr w:rsidR="00C57B56" w14:paraId="5AE350DE" w14:textId="77777777" w:rsidTr="005C5A9F">
        <w:tc>
          <w:tcPr>
            <w:tcW w:w="1728" w:type="dxa"/>
          </w:tcPr>
          <w:p w14:paraId="4F022DA2" w14:textId="77777777" w:rsidR="00C57B56" w:rsidRDefault="00C57B56" w:rsidP="005C5A9F">
            <w:pPr>
              <w:pStyle w:val="Compact"/>
            </w:pPr>
            <w:r>
              <w:rPr>
                <w:b/>
                <w:bCs/>
              </w:rPr>
              <w:t>ntc_id</w:t>
            </w:r>
          </w:p>
        </w:tc>
        <w:tc>
          <w:tcPr>
            <w:tcW w:w="1584" w:type="dxa"/>
          </w:tcPr>
          <w:p w14:paraId="219D7798" w14:textId="77777777" w:rsidR="00C57B56" w:rsidRDefault="00C57B56" w:rsidP="005C5A9F">
            <w:pPr>
              <w:pStyle w:val="Compact"/>
            </w:pPr>
            <w:r>
              <w:t>Number(9)</w:t>
            </w:r>
          </w:p>
        </w:tc>
        <w:tc>
          <w:tcPr>
            <w:tcW w:w="1007" w:type="dxa"/>
          </w:tcPr>
          <w:p w14:paraId="3101D098" w14:textId="77777777" w:rsidR="00C57B56" w:rsidRDefault="00C57B56" w:rsidP="005C5A9F">
            <w:pPr>
              <w:pStyle w:val="Compact"/>
            </w:pPr>
            <w:r>
              <w:t>-</w:t>
            </w:r>
          </w:p>
        </w:tc>
        <w:tc>
          <w:tcPr>
            <w:tcW w:w="1872" w:type="dxa"/>
          </w:tcPr>
          <w:p w14:paraId="2DAC30E9" w14:textId="77777777" w:rsidR="00C57B56" w:rsidRDefault="00C57B56" w:rsidP="005C5A9F">
            <w:pPr>
              <w:pStyle w:val="Compact"/>
            </w:pPr>
            <w:r>
              <w:t>Unique identifier of the notice</w:t>
            </w:r>
          </w:p>
        </w:tc>
        <w:tc>
          <w:tcPr>
            <w:tcW w:w="1728" w:type="dxa"/>
          </w:tcPr>
          <w:p w14:paraId="41DD1E61" w14:textId="77777777" w:rsidR="00C57B56" w:rsidRDefault="00C57B56" w:rsidP="005C5A9F">
            <w:pPr>
              <w:pStyle w:val="Compact"/>
            </w:pPr>
            <w:r>
              <w:t>Foreign Key, NOT NULL</w:t>
            </w:r>
          </w:p>
        </w:tc>
      </w:tr>
      <w:tr w:rsidR="00C57B56" w14:paraId="1F377B44" w14:textId="77777777" w:rsidTr="005C5A9F">
        <w:tc>
          <w:tcPr>
            <w:tcW w:w="1728" w:type="dxa"/>
          </w:tcPr>
          <w:p w14:paraId="5DA2487C" w14:textId="77777777" w:rsidR="00C57B56" w:rsidRDefault="00C57B56" w:rsidP="005C5A9F">
            <w:pPr>
              <w:pStyle w:val="Compact"/>
            </w:pPr>
            <w:r>
              <w:rPr>
                <w:b/>
                <w:bCs/>
              </w:rPr>
              <w:t>scen_id</w:t>
            </w:r>
          </w:p>
        </w:tc>
        <w:tc>
          <w:tcPr>
            <w:tcW w:w="1584" w:type="dxa"/>
          </w:tcPr>
          <w:p w14:paraId="35C3B635" w14:textId="77777777" w:rsidR="00C57B56" w:rsidRDefault="00C57B56" w:rsidP="005C5A9F">
            <w:pPr>
              <w:pStyle w:val="Compact"/>
            </w:pPr>
            <w:r>
              <w:t>Number(9)</w:t>
            </w:r>
          </w:p>
        </w:tc>
        <w:tc>
          <w:tcPr>
            <w:tcW w:w="1007" w:type="dxa"/>
          </w:tcPr>
          <w:p w14:paraId="3031DE14" w14:textId="77777777" w:rsidR="00C57B56" w:rsidRDefault="00C57B56" w:rsidP="005C5A9F">
            <w:pPr>
              <w:pStyle w:val="Compact"/>
            </w:pPr>
            <w:r>
              <w:t>-</w:t>
            </w:r>
          </w:p>
        </w:tc>
        <w:tc>
          <w:tcPr>
            <w:tcW w:w="1872" w:type="dxa"/>
          </w:tcPr>
          <w:p w14:paraId="04218268" w14:textId="77777777" w:rsidR="00C57B56" w:rsidRDefault="00C57B56" w:rsidP="005C5A9F">
            <w:pPr>
              <w:pStyle w:val="Compact"/>
            </w:pPr>
            <w:r>
              <w:t>Identifier of the examination scenario</w:t>
            </w:r>
          </w:p>
        </w:tc>
        <w:tc>
          <w:tcPr>
            <w:tcW w:w="1728" w:type="dxa"/>
          </w:tcPr>
          <w:p w14:paraId="14947ACB" w14:textId="77777777" w:rsidR="00C57B56" w:rsidRDefault="00C57B56" w:rsidP="005C5A9F">
            <w:pPr>
              <w:pStyle w:val="Compact"/>
            </w:pPr>
            <w:r>
              <w:t>Foreign Key, NOT NULL, except scen_id for which all associated frequency bands in epfd_freq table with emi_rcp &lt;&gt; “E”</w:t>
            </w:r>
          </w:p>
        </w:tc>
      </w:tr>
      <w:tr w:rsidR="00C57B56" w14:paraId="6FB7DB74" w14:textId="77777777" w:rsidTr="005C5A9F">
        <w:tc>
          <w:tcPr>
            <w:tcW w:w="1728" w:type="dxa"/>
          </w:tcPr>
          <w:p w14:paraId="2E80980D" w14:textId="77777777" w:rsidR="00C57B56" w:rsidRDefault="00C57B56" w:rsidP="005C5A9F">
            <w:pPr>
              <w:pStyle w:val="Compact"/>
            </w:pPr>
            <w:r>
              <w:rPr>
                <w:b/>
                <w:bCs/>
              </w:rPr>
              <w:t>lat_fr</w:t>
            </w:r>
          </w:p>
        </w:tc>
        <w:tc>
          <w:tcPr>
            <w:tcW w:w="1584" w:type="dxa"/>
          </w:tcPr>
          <w:p w14:paraId="1655F4FB" w14:textId="77777777" w:rsidR="00C57B56" w:rsidRDefault="00C57B56" w:rsidP="005C5A9F">
            <w:pPr>
              <w:pStyle w:val="Compact"/>
            </w:pPr>
            <w:r>
              <w:t>Number(9)</w:t>
            </w:r>
          </w:p>
        </w:tc>
        <w:tc>
          <w:tcPr>
            <w:tcW w:w="1007" w:type="dxa"/>
          </w:tcPr>
          <w:p w14:paraId="7AA3F4E2" w14:textId="77777777" w:rsidR="00C57B56" w:rsidRDefault="00C57B56" w:rsidP="005C5A9F">
            <w:pPr>
              <w:pStyle w:val="Compact"/>
            </w:pPr>
            <w:r>
              <w:t>degrees</w:t>
            </w:r>
          </w:p>
        </w:tc>
        <w:tc>
          <w:tcPr>
            <w:tcW w:w="1872" w:type="dxa"/>
          </w:tcPr>
          <w:p w14:paraId="7EF668AD" w14:textId="77777777" w:rsidR="00C57B56" w:rsidRDefault="00C57B56" w:rsidP="005C5A9F">
            <w:pPr>
              <w:pStyle w:val="Compact"/>
            </w:pPr>
            <w:r>
              <w:t>Start of the latitude range</w:t>
            </w:r>
          </w:p>
        </w:tc>
        <w:tc>
          <w:tcPr>
            <w:tcW w:w="1728" w:type="dxa"/>
          </w:tcPr>
          <w:p w14:paraId="4E1AA850" w14:textId="77777777" w:rsidR="00C57B56" w:rsidRDefault="00C57B56" w:rsidP="005C5A9F">
            <w:pPr>
              <w:pStyle w:val="Compact"/>
            </w:pPr>
            <w:r>
              <w:t>-90 ≤ lat_fr &lt; lat_to</w:t>
            </w:r>
          </w:p>
        </w:tc>
      </w:tr>
      <w:tr w:rsidR="00C57B56" w14:paraId="417845E7" w14:textId="77777777" w:rsidTr="005C5A9F">
        <w:tc>
          <w:tcPr>
            <w:tcW w:w="1728" w:type="dxa"/>
          </w:tcPr>
          <w:p w14:paraId="7B6ADB89" w14:textId="77777777" w:rsidR="00C57B56" w:rsidRDefault="00C57B56" w:rsidP="005C5A9F">
            <w:pPr>
              <w:pStyle w:val="Compact"/>
            </w:pPr>
            <w:r>
              <w:rPr>
                <w:b/>
                <w:bCs/>
              </w:rPr>
              <w:t>lat_to</w:t>
            </w:r>
          </w:p>
        </w:tc>
        <w:tc>
          <w:tcPr>
            <w:tcW w:w="1584" w:type="dxa"/>
          </w:tcPr>
          <w:p w14:paraId="4D751446" w14:textId="77777777" w:rsidR="00C57B56" w:rsidRDefault="00C57B56" w:rsidP="005C5A9F">
            <w:pPr>
              <w:pStyle w:val="Compact"/>
            </w:pPr>
            <w:r>
              <w:t>Number(9)</w:t>
            </w:r>
          </w:p>
        </w:tc>
        <w:tc>
          <w:tcPr>
            <w:tcW w:w="1007" w:type="dxa"/>
          </w:tcPr>
          <w:p w14:paraId="1F97A4DD" w14:textId="77777777" w:rsidR="00C57B56" w:rsidRDefault="00C57B56" w:rsidP="005C5A9F">
            <w:pPr>
              <w:pStyle w:val="Compact"/>
            </w:pPr>
            <w:r>
              <w:t>degrees</w:t>
            </w:r>
          </w:p>
        </w:tc>
        <w:tc>
          <w:tcPr>
            <w:tcW w:w="1872" w:type="dxa"/>
          </w:tcPr>
          <w:p w14:paraId="179C6730" w14:textId="77777777" w:rsidR="00C57B56" w:rsidRDefault="00C57B56" w:rsidP="005C5A9F">
            <w:pPr>
              <w:pStyle w:val="Compact"/>
            </w:pPr>
            <w:r>
              <w:t>End of the latitude range</w:t>
            </w:r>
          </w:p>
        </w:tc>
        <w:tc>
          <w:tcPr>
            <w:tcW w:w="1728" w:type="dxa"/>
          </w:tcPr>
          <w:p w14:paraId="662F590D" w14:textId="77777777" w:rsidR="00C57B56" w:rsidRDefault="00C57B56" w:rsidP="005C5A9F">
            <w:pPr>
              <w:pStyle w:val="Compact"/>
            </w:pPr>
            <w:r>
              <w:t xml:space="preserve">lat_fr &lt; lat_to ≤ 90 </w:t>
            </w:r>
          </w:p>
        </w:tc>
      </w:tr>
      <w:tr w:rsidR="00C57B56" w14:paraId="09F35A4C" w14:textId="77777777" w:rsidTr="005C5A9F">
        <w:tc>
          <w:tcPr>
            <w:tcW w:w="1728" w:type="dxa"/>
          </w:tcPr>
          <w:p w14:paraId="3E1E8443" w14:textId="77777777" w:rsidR="00C57B56" w:rsidRDefault="00C57B56" w:rsidP="005C5A9F">
            <w:pPr>
              <w:pStyle w:val="Compact"/>
            </w:pPr>
            <w:r>
              <w:rPr>
                <w:b/>
                <w:bCs/>
              </w:rPr>
              <w:t>nbr_op_sat</w:t>
            </w:r>
          </w:p>
        </w:tc>
        <w:tc>
          <w:tcPr>
            <w:tcW w:w="1584" w:type="dxa"/>
          </w:tcPr>
          <w:p w14:paraId="33C4D3E9" w14:textId="77777777" w:rsidR="00C57B56" w:rsidRDefault="00C57B56" w:rsidP="005C5A9F">
            <w:pPr>
              <w:pStyle w:val="Compact"/>
            </w:pPr>
            <w:r>
              <w:t>Number(9)</w:t>
            </w:r>
          </w:p>
        </w:tc>
        <w:tc>
          <w:tcPr>
            <w:tcW w:w="1007" w:type="dxa"/>
          </w:tcPr>
          <w:p w14:paraId="210255C2" w14:textId="77777777" w:rsidR="00C57B56" w:rsidRDefault="00C57B56" w:rsidP="005C5A9F">
            <w:pPr>
              <w:pStyle w:val="Compact"/>
            </w:pPr>
            <w:r>
              <w:t>-</w:t>
            </w:r>
          </w:p>
        </w:tc>
        <w:tc>
          <w:tcPr>
            <w:tcW w:w="1872" w:type="dxa"/>
          </w:tcPr>
          <w:p w14:paraId="71A0AB38" w14:textId="77777777" w:rsidR="00C57B56" w:rsidRDefault="00C57B56" w:rsidP="005C5A9F">
            <w:pPr>
              <w:pStyle w:val="Compact"/>
            </w:pPr>
            <w:r>
              <w:t>Maximum number of non-GSO satellites transmitting with overlapping frequencies (Nco) to a given location within the latitude range</w:t>
            </w:r>
          </w:p>
        </w:tc>
        <w:tc>
          <w:tcPr>
            <w:tcW w:w="1728" w:type="dxa"/>
          </w:tcPr>
          <w:p w14:paraId="3BD588F1" w14:textId="77777777" w:rsidR="00C57B56" w:rsidRDefault="00C57B56" w:rsidP="005C5A9F">
            <w:pPr>
              <w:pStyle w:val="Compact"/>
            </w:pPr>
            <w:r>
              <w:t xml:space="preserve">≥ 0 </w:t>
            </w:r>
          </w:p>
        </w:tc>
      </w:tr>
    </w:tbl>
    <w:p w14:paraId="57DBD9CB" w14:textId="77777777" w:rsidR="00C57B56" w:rsidRDefault="00E44E55" w:rsidP="00C57B56">
      <w:pPr>
        <w:pStyle w:val="Heading4"/>
      </w:pPr>
      <w:bookmarkStart w:id="75" w:name="purpose-2"/>
      <w:bookmarkEnd w:id="74"/>
      <w:r>
        <w:t>6.6.1.2 Purpose</w:t>
      </w:r>
    </w:p>
    <w:p w14:paraId="283F25D3" w14:textId="77777777" w:rsidR="00C57B56" w:rsidRDefault="00C57B56" w:rsidP="00C57B56">
      <w:pPr>
        <w:pStyle w:val="FirstParagraph"/>
      </w:pPr>
      <w:r>
        <w:t xml:space="preserve">This table enables </w:t>
      </w:r>
      <w:r>
        <w:rPr>
          <w:b/>
          <w:bCs/>
        </w:rPr>
        <w:t>latitude-dependent transmission parameters</w:t>
      </w:r>
      <w:r>
        <w:t>, recognizing that satellite visibility and operational characteristics vary with latitude:</w:t>
      </w:r>
    </w:p>
    <w:p w14:paraId="199AEAC5" w14:textId="77777777" w:rsidR="00C57B56" w:rsidRDefault="00C57B56" w:rsidP="005C2DDC">
      <w:pPr>
        <w:pStyle w:val="Compact"/>
        <w:numPr>
          <w:ilvl w:val="0"/>
          <w:numId w:val="36"/>
        </w:numPr>
      </w:pPr>
      <w:r>
        <w:t>Polar regions may have different satellite visibility than equatorial regions</w:t>
      </w:r>
    </w:p>
    <w:p w14:paraId="672D363F" w14:textId="77777777" w:rsidR="00C57B56" w:rsidRDefault="00C57B56" w:rsidP="005C2DDC">
      <w:pPr>
        <w:pStyle w:val="Compact"/>
        <w:numPr>
          <w:ilvl w:val="0"/>
          <w:numId w:val="36"/>
        </w:numPr>
      </w:pPr>
      <w:r>
        <w:t>Coverage patterns differ based on orbital inclination</w:t>
      </w:r>
    </w:p>
    <w:p w14:paraId="4C86EEF2" w14:textId="77777777" w:rsidR="00C57B56" w:rsidRDefault="00C57B56" w:rsidP="005C2DDC">
      <w:pPr>
        <w:pStyle w:val="Compact"/>
        <w:numPr>
          <w:ilvl w:val="0"/>
          <w:numId w:val="36"/>
        </w:numPr>
      </w:pPr>
      <w:r>
        <w:lastRenderedPageBreak/>
        <w:t>Operational modes may vary by service area latitude</w:t>
      </w:r>
    </w:p>
    <w:p w14:paraId="6F898E81" w14:textId="77777777" w:rsidR="00C57B56" w:rsidRPr="009D45A3" w:rsidRDefault="00E44E55" w:rsidP="00C57B56">
      <w:pPr>
        <w:pStyle w:val="Heading4"/>
        <w:rPr>
          <w:lang w:val="en-GB"/>
          <w:rPrChange w:id="76" w:author="Kadyrov, Timur" w:date="2026-05-29T14:25:00Z" w16du:dateUtc="2026-05-29T12:25:00Z">
            <w:rPr>
              <w:lang w:val="fr-FR"/>
            </w:rPr>
          </w:rPrChange>
        </w:rPr>
      </w:pPr>
      <w:bookmarkStart w:id="77" w:name="usage-guidelines"/>
      <w:bookmarkEnd w:id="75"/>
      <w:r>
        <w:rPr>
          <w:lang w:val="en-GB"/>
          <w:rPrChange w:id="78" w:author="Kadyrov, Timur" w:date="2026-05-29T14:25:00Z" w16du:dateUtc="2026-05-29T12:25:00Z">
            <w:rPr>
              <w:lang w:val="fr-FR"/>
            </w:rPr>
          </w:rPrChange>
        </w:rPr>
        <w:t>6.6.1.3 Usage Guidelines</w:t>
      </w:r>
    </w:p>
    <w:p w14:paraId="0B2CEDD7" w14:textId="77777777" w:rsidR="00C57B56" w:rsidRPr="009D45A3" w:rsidRDefault="00C57B56" w:rsidP="00C57B56">
      <w:pPr>
        <w:pStyle w:val="FirstParagraph"/>
        <w:rPr>
          <w:lang w:val="en-GB"/>
          <w:rPrChange w:id="79" w:author="Kadyrov, Timur" w:date="2026-05-29T14:25:00Z" w16du:dateUtc="2026-05-29T12:25:00Z">
            <w:rPr>
              <w:lang w:val="fr-FR"/>
            </w:rPr>
          </w:rPrChange>
        </w:rPr>
      </w:pPr>
      <w:r>
        <w:rPr>
          <w:b/>
          <w:bCs/>
          <w:lang w:val="en-GB"/>
          <w:rPrChange w:id="80" w:author="Kadyrov, Timur" w:date="2026-05-29T14:25:00Z" w16du:dateUtc="2026-05-29T12:25:00Z">
            <w:rPr>
              <w:b/>
              <w:bCs/>
              <w:lang w:val="fr-FR"/>
            </w:rPr>
          </w:rPrChange>
        </w:rPr>
        <w:t>Latitude Range Definition:</w:t>
      </w:r>
      <w:r>
        <w:rPr>
          <w:lang w:val="en-GB"/>
          <w:rPrChange w:id="81" w:author="Kadyrov, Timur" w:date="2026-05-29T14:25:00Z" w16du:dateUtc="2026-05-29T12:25:00Z">
            <w:rPr>
              <w:lang w:val="fr-FR"/>
            </w:rPr>
          </w:rPrChange>
        </w:rPr>
        <w:t xml:space="preserve"> </w:t>
      </w:r>
    </w:p>
    <w:p w14:paraId="55AD1810" w14:textId="77777777" w:rsidR="00C57B56" w:rsidRDefault="00C57B56" w:rsidP="00C57B56">
      <w:pPr>
        <w:pStyle w:val="FirstParagraph"/>
      </w:pPr>
      <w:r>
        <w:t>- Ranges should be contiguous to cover the entire operational latitude range (-90° to 90°)</w:t>
      </w:r>
    </w:p>
    <w:p w14:paraId="6C80F82C" w14:textId="77777777" w:rsidR="00C57B56" w:rsidRDefault="00C57B56" w:rsidP="00C57B56">
      <w:pPr>
        <w:pStyle w:val="FirstParagraph"/>
      </w:pPr>
      <w:r>
        <w:t>- Ranges must not overlap</w:t>
      </w:r>
    </w:p>
    <w:p w14:paraId="2ABDB270" w14:textId="77777777" w:rsidR="00C57B56" w:rsidRDefault="00C57B56" w:rsidP="00C57B56">
      <w:pPr>
        <w:pStyle w:val="FirstParagraph"/>
      </w:pPr>
      <w:r>
        <w:t>- Typical ranges: polar (60° to 90°), mid-latitude (30° to 60°), equatorial (-30° to 30°)</w:t>
      </w:r>
    </w:p>
    <w:p w14:paraId="4A732F4E" w14:textId="77777777" w:rsidR="00C57B56" w:rsidRDefault="00C57B56" w:rsidP="00C57B56">
      <w:pPr>
        <w:pStyle w:val="BodyText"/>
      </w:pPr>
      <w:r>
        <w:rPr>
          <w:b/>
          <w:bCs/>
        </w:rPr>
        <w:t>nbr_op_sat Values:</w:t>
      </w:r>
      <w:r>
        <w:t xml:space="preserve"> </w:t>
      </w:r>
    </w:p>
    <w:p w14:paraId="3FEA9B27" w14:textId="77777777" w:rsidR="00C57B56" w:rsidRDefault="00C57B56" w:rsidP="00C57B56">
      <w:pPr>
        <w:pStyle w:val="BodyText"/>
      </w:pPr>
      <w:r>
        <w:t>- Must reflect the maximum number of satellites that can serve a location at that latitude</w:t>
      </w:r>
    </w:p>
    <w:p w14:paraId="264EFC83" w14:textId="77777777" w:rsidR="00C57B56" w:rsidRDefault="00C57B56" w:rsidP="00C57B56">
      <w:pPr>
        <w:pStyle w:val="FirstParagraph"/>
      </w:pPr>
      <w:r>
        <w:t xml:space="preserve">- For latitude ranges where no service is provided nbr_op_sat=0 </w:t>
      </w:r>
    </w:p>
    <w:p w14:paraId="3F3A0329" w14:textId="77777777" w:rsidR="00C57B56" w:rsidRDefault="00C57B56" w:rsidP="00C57B56">
      <w:pPr>
        <w:pStyle w:val="BodyText"/>
      </w:pPr>
      <w:r>
        <w:t xml:space="preserve">- Consider orbital geometry and coverage patterns </w:t>
      </w:r>
    </w:p>
    <w:p w14:paraId="2F980001" w14:textId="77777777" w:rsidR="00C57B56" w:rsidRDefault="00C57B56" w:rsidP="00C57B56">
      <w:pPr>
        <w:pStyle w:val="BodyText"/>
      </w:pPr>
      <w:r>
        <w:t>- Account for frequency reuse and beam steering capabilities</w:t>
      </w:r>
    </w:p>
    <w:p w14:paraId="75450478" w14:textId="77777777" w:rsidR="00C57B56" w:rsidRDefault="00E44E55" w:rsidP="00C57B56">
      <w:pPr>
        <w:pStyle w:val="Heading4"/>
      </w:pPr>
      <w:bookmarkStart w:id="82" w:name="relationship-with-scen_id"/>
      <w:bookmarkEnd w:id="77"/>
      <w:r>
        <w:t>6.6.1.4 Relationship with scen_id</w:t>
      </w:r>
    </w:p>
    <w:p w14:paraId="73C97530" w14:textId="77777777" w:rsidR="00C57B56" w:rsidRDefault="00C57B56" w:rsidP="00C57B56">
      <w:pPr>
        <w:pStyle w:val="FirstParagraph"/>
      </w:pPr>
      <w:r>
        <w:t xml:space="preserve">The </w:t>
      </w:r>
      <w:r>
        <w:rPr>
          <w:rStyle w:val="VerbatimChar"/>
        </w:rPr>
        <w:t>scen_id</w:t>
      </w:r>
      <w:r>
        <w:t xml:space="preserve"> field in </w:t>
      </w:r>
      <w:r>
        <w:rPr>
          <w:rStyle w:val="VerbatimChar"/>
        </w:rPr>
        <w:t>sat_oper</w:t>
      </w:r>
      <w:r>
        <w:t xml:space="preserve"> </w:t>
      </w:r>
      <w:r>
        <w:rPr>
          <w:b/>
          <w:bCs/>
        </w:rPr>
        <w:t>references</w:t>
      </w:r>
      <w:r>
        <w:t xml:space="preserve"> the </w:t>
      </w:r>
      <w:r>
        <w:rPr>
          <w:rStyle w:val="VerbatimChar"/>
        </w:rPr>
        <w:t>scen_id</w:t>
      </w:r>
      <w:r>
        <w:t xml:space="preserve"> in the </w:t>
      </w:r>
      <w:r>
        <w:rPr>
          <w:rStyle w:val="VerbatimChar"/>
        </w:rPr>
        <w:t>epfd_param</w:t>
      </w:r>
      <w:r>
        <w:t xml:space="preserve"> table, creating a direct association:</w:t>
      </w:r>
    </w:p>
    <w:p w14:paraId="12A1AD8C" w14:textId="77777777" w:rsidR="00C57B56" w:rsidRDefault="00C57B56" w:rsidP="00C57B56">
      <w:pPr>
        <w:pStyle w:val="SourceCode"/>
      </w:pPr>
      <w:r>
        <w:rPr>
          <w:rStyle w:val="VerbatimChar"/>
        </w:rPr>
        <w:t>epfd_param (scen_id=1, scenario="GAteway Terminal Downlink")</w:t>
      </w:r>
      <w:r>
        <w:br/>
      </w:r>
      <w:r>
        <w:rPr>
          <w:rStyle w:val="VerbatimChar"/>
        </w:rPr>
        <w:t xml:space="preserve">    ↓</w:t>
      </w:r>
      <w:r>
        <w:br/>
      </w:r>
      <w:r>
        <w:rPr>
          <w:rStyle w:val="VerbatimChar"/>
        </w:rPr>
        <w:t>sat_oper (scen_id=1, lat_fr=-90, lat_to=-60, nbr_op_sat=3)</w:t>
      </w:r>
      <w:r>
        <w:br/>
      </w:r>
      <w:r>
        <w:rPr>
          <w:rStyle w:val="VerbatimChar"/>
        </w:rPr>
        <w:t>sat_oper (scen_id=1, lat_fr=-60, lat_to=60, nbr_op_sat=5)</w:t>
      </w:r>
      <w:r>
        <w:br/>
      </w:r>
      <w:r>
        <w:rPr>
          <w:rStyle w:val="VerbatimChar"/>
        </w:rPr>
        <w:t>sat_oper (scen_id=1, lat_fr=60, lat_to=90, nbr_op_sat=3)</w:t>
      </w:r>
    </w:p>
    <w:p w14:paraId="5F8B981E" w14:textId="77777777" w:rsidR="00C57B56" w:rsidRDefault="00C57B56" w:rsidP="00C57B56">
      <w:pPr>
        <w:pStyle w:val="FirstParagraph"/>
      </w:pPr>
      <w:r>
        <w:rPr>
          <w:b/>
          <w:bCs/>
        </w:rPr>
        <w:t>This allows:</w:t>
      </w:r>
      <w:r>
        <w:t xml:space="preserve"> </w:t>
      </w:r>
    </w:p>
    <w:p w14:paraId="0957A2F3" w14:textId="77777777" w:rsidR="00C57B56" w:rsidRDefault="00C57B56" w:rsidP="00C57B56">
      <w:pPr>
        <w:pStyle w:val="FirstParagraph"/>
      </w:pPr>
      <w:r>
        <w:t xml:space="preserve">- Different Nco values for different latitudes within a single scenario </w:t>
      </w:r>
    </w:p>
    <w:p w14:paraId="0212F4E9" w14:textId="77777777" w:rsidR="00C57B56" w:rsidRDefault="00C57B56" w:rsidP="00C57B56">
      <w:pPr>
        <w:pStyle w:val="FirstParagraph"/>
      </w:pPr>
      <w:r>
        <w:t>- Accurate modeling of constellation behavior across the globe</w:t>
      </w:r>
    </w:p>
    <w:p w14:paraId="2C4A3DB3" w14:textId="77777777" w:rsidR="00C57B56" w:rsidRDefault="00C57B56" w:rsidP="00C57B56"/>
    <w:p w14:paraId="372DD891" w14:textId="77777777" w:rsidR="00C57B56" w:rsidRDefault="00E44E55" w:rsidP="00C57B56">
      <w:pPr>
        <w:pStyle w:val="Heading2"/>
      </w:pPr>
      <w:bookmarkStart w:id="83" w:name="_Toc228382281"/>
      <w:bookmarkStart w:id="84" w:name="xml-mask-format-specification"/>
      <w:bookmarkEnd w:id="70"/>
      <w:bookmarkEnd w:id="73"/>
      <w:bookmarkEnd w:id="82"/>
      <w:r>
        <w:t>6.7. XML Mask Format Specification</w:t>
      </w:r>
      <w:bookmarkEnd w:id="83"/>
    </w:p>
    <w:p w14:paraId="74DA09AA" w14:textId="77777777" w:rsidR="00C57B56" w:rsidRDefault="00E44E55" w:rsidP="00C57B56">
      <w:pPr>
        <w:pStyle w:val="Heading3"/>
      </w:pPr>
      <w:bookmarkStart w:id="85" w:name="_Toc228378701"/>
      <w:bookmarkStart w:id="86" w:name="_Toc228382282"/>
      <w:r>
        <w:t>6.7.1 Overview</w:t>
      </w:r>
      <w:bookmarkEnd w:id="85"/>
      <w:bookmarkEnd w:id="86"/>
    </w:p>
    <w:p w14:paraId="6BB1BA89" w14:textId="77777777" w:rsidR="00C57B56" w:rsidRDefault="00C57B56" w:rsidP="00C57B56">
      <w:pPr>
        <w:pStyle w:val="FirstParagraph"/>
      </w:pPr>
      <w:r>
        <w:t>Masks and extended operating parameters are submitted in XML format, allowing for complex multi-dimensional data structures.</w:t>
      </w:r>
    </w:p>
    <w:p w14:paraId="1C4E1CAC" w14:textId="77777777" w:rsidR="00C57B56" w:rsidRDefault="00E44E55" w:rsidP="00C57B56">
      <w:pPr>
        <w:pStyle w:val="Heading3"/>
      </w:pPr>
      <w:bookmarkStart w:id="87" w:name="_Toc228378702"/>
      <w:bookmarkStart w:id="88" w:name="_Toc228382283"/>
      <w:bookmarkStart w:id="89" w:name="xml-structure-for-operating-parameters"/>
      <w:r>
        <w:t>6.7.2 XML Structure for Operating Parameters</w:t>
      </w:r>
      <w:bookmarkEnd w:id="87"/>
      <w:bookmarkEnd w:id="88"/>
    </w:p>
    <w:p w14:paraId="7BAEB28B" w14:textId="77777777" w:rsidR="00C57B56" w:rsidRDefault="00E44E55" w:rsidP="00C57B56">
      <w:pPr>
        <w:pStyle w:val="Heading4"/>
      </w:pPr>
      <w:bookmarkStart w:id="90" w:name="header-format"/>
      <w:r>
        <w:t>6.7.2.1 Header Format</w:t>
      </w:r>
    </w:p>
    <w:p w14:paraId="78048A4F" w14:textId="77777777" w:rsidR="00C57B56" w:rsidRDefault="00C57B56" w:rsidP="00C57B56">
      <w:pPr>
        <w:pStyle w:val="SourceCode"/>
      </w:pPr>
      <w:r>
        <w:rPr>
          <w:rStyle w:val="FunctionTok"/>
        </w:rPr>
        <w:t>&lt;?xml</w:t>
      </w:r>
      <w:r>
        <w:rPr>
          <w:rStyle w:val="NormalTok"/>
        </w:rPr>
        <w:t xml:space="preserve"> </w:t>
      </w:r>
      <w:r>
        <w:rPr>
          <w:rStyle w:val="OtherTok"/>
        </w:rPr>
        <w:t>version=</w:t>
      </w:r>
      <w:r>
        <w:rPr>
          <w:rStyle w:val="StringTok"/>
        </w:rPr>
        <w:t>"1.0"</w:t>
      </w:r>
      <w:r>
        <w:rPr>
          <w:rStyle w:val="FunctionTok"/>
        </w:rPr>
        <w:t>?&gt;</w:t>
      </w:r>
      <w:r>
        <w:br/>
      </w:r>
      <w:r>
        <w:rPr>
          <w:rStyle w:val="NormalTok"/>
        </w:rPr>
        <w:t>&lt;</w:t>
      </w:r>
      <w:r>
        <w:rPr>
          <w:rStyle w:val="KeywordTok"/>
        </w:rPr>
        <w:t>satellite_system</w:t>
      </w:r>
      <w:r>
        <w:rPr>
          <w:rStyle w:val="NormalTok"/>
        </w:rPr>
        <w:t xml:space="preserve"> </w:t>
      </w:r>
      <w:r>
        <w:rPr>
          <w:rStyle w:val="OtherTok"/>
        </w:rPr>
        <w:t>sat_name=</w:t>
      </w:r>
      <w:r>
        <w:rPr>
          <w:rStyle w:val="StringTok"/>
        </w:rPr>
        <w:t>"MySatName"</w:t>
      </w:r>
      <w:r>
        <w:rPr>
          <w:rStyle w:val="NormalTok"/>
        </w:rPr>
        <w:t xml:space="preserve"> </w:t>
      </w:r>
      <w:r>
        <w:rPr>
          <w:rStyle w:val="OtherTok"/>
        </w:rPr>
        <w:t>ntc_id=</w:t>
      </w:r>
      <w:r>
        <w:rPr>
          <w:rStyle w:val="StringTok"/>
        </w:rPr>
        <w:t>"123456789"</w:t>
      </w:r>
      <w:r>
        <w:rPr>
          <w:rStyle w:val="NormalTok"/>
        </w:rPr>
        <w:t>&gt;</w:t>
      </w:r>
      <w:r>
        <w:br/>
      </w:r>
      <w:r>
        <w:rPr>
          <w:rStyle w:val="NormalTok"/>
        </w:rPr>
        <w:t xml:space="preserve">  &lt;</w:t>
      </w:r>
      <w:r>
        <w:rPr>
          <w:rStyle w:val="KeywordTok"/>
        </w:rPr>
        <w:t>non_gso_operating_parameters</w:t>
      </w:r>
      <w:r>
        <w:rPr>
          <w:rStyle w:val="NormalTok"/>
        </w:rPr>
        <w:t xml:space="preserve"> </w:t>
      </w:r>
      <w:r>
        <w:br/>
      </w:r>
      <w:r>
        <w:rPr>
          <w:rStyle w:val="NormalTok"/>
        </w:rPr>
        <w:t xml:space="preserve">      </w:t>
      </w:r>
      <w:r>
        <w:rPr>
          <w:rStyle w:val="OtherTok"/>
        </w:rPr>
        <w:t>es_lat_max=</w:t>
      </w:r>
      <w:r>
        <w:rPr>
          <w:rStyle w:val="StringTok"/>
        </w:rPr>
        <w:t>"+90"</w:t>
      </w:r>
      <w:r>
        <w:rPr>
          <w:rStyle w:val="NormalTok"/>
        </w:rPr>
        <w:t xml:space="preserve"> </w:t>
      </w:r>
      <w:r>
        <w:br/>
      </w:r>
      <w:r>
        <w:rPr>
          <w:rStyle w:val="NormalTok"/>
        </w:rPr>
        <w:t xml:space="preserve">      </w:t>
      </w:r>
      <w:r>
        <w:rPr>
          <w:rStyle w:val="OtherTok"/>
        </w:rPr>
        <w:t>es_lat_min=</w:t>
      </w:r>
      <w:r>
        <w:rPr>
          <w:rStyle w:val="StringTok"/>
        </w:rPr>
        <w:t>"-90"</w:t>
      </w:r>
      <w:r>
        <w:rPr>
          <w:rStyle w:val="NormalTok"/>
        </w:rPr>
        <w:t xml:space="preserve"> </w:t>
      </w:r>
      <w:r>
        <w:br/>
      </w:r>
      <w:r>
        <w:rPr>
          <w:rStyle w:val="NormalTok"/>
        </w:rPr>
        <w:t xml:space="preserve">      </w:t>
      </w:r>
      <w:r>
        <w:rPr>
          <w:rStyle w:val="OtherTok"/>
        </w:rPr>
        <w:t>es_distance=</w:t>
      </w:r>
      <w:r>
        <w:rPr>
          <w:rStyle w:val="StringTok"/>
        </w:rPr>
        <w:t>"200"</w:t>
      </w:r>
      <w:r>
        <w:rPr>
          <w:rStyle w:val="NormalTok"/>
        </w:rPr>
        <w:t xml:space="preserve"> </w:t>
      </w:r>
      <w:r>
        <w:br/>
      </w:r>
      <w:r>
        <w:rPr>
          <w:rStyle w:val="NormalTok"/>
        </w:rPr>
        <w:lastRenderedPageBreak/>
        <w:t xml:space="preserve">      </w:t>
      </w:r>
      <w:r>
        <w:rPr>
          <w:rStyle w:val="OtherTok"/>
        </w:rPr>
        <w:t>es_density=</w:t>
      </w:r>
      <w:r>
        <w:rPr>
          <w:rStyle w:val="StringTok"/>
        </w:rPr>
        <w:t>"0.00001"</w:t>
      </w:r>
      <w:r>
        <w:rPr>
          <w:rStyle w:val="NormalTok"/>
        </w:rPr>
        <w:t xml:space="preserve"> </w:t>
      </w:r>
      <w:r>
        <w:br/>
      </w:r>
      <w:r>
        <w:rPr>
          <w:rStyle w:val="NormalTok"/>
        </w:rPr>
        <w:t xml:space="preserve">      </w:t>
      </w:r>
      <w:r>
        <w:rPr>
          <w:rStyle w:val="OtherTok"/>
        </w:rPr>
        <w:t>c_name=</w:t>
      </w:r>
      <w:r>
        <w:rPr>
          <w:rStyle w:val="StringTok"/>
        </w:rPr>
        <w:t>"orb_id"</w:t>
      </w:r>
      <w:r>
        <w:rPr>
          <w:rStyle w:val="NormalTok"/>
        </w:rPr>
        <w:t xml:space="preserve"> </w:t>
      </w:r>
      <w:r>
        <w:br/>
      </w:r>
      <w:r>
        <w:rPr>
          <w:rStyle w:val="NormalTok"/>
        </w:rPr>
        <w:t xml:space="preserve">      </w:t>
      </w:r>
      <w:r>
        <w:rPr>
          <w:rStyle w:val="OtherTok"/>
        </w:rPr>
        <w:t>b_name=</w:t>
      </w:r>
      <w:r>
        <w:rPr>
          <w:rStyle w:val="StringTok"/>
        </w:rPr>
        <w:t>"azimuth"</w:t>
      </w:r>
      <w:r>
        <w:rPr>
          <w:rStyle w:val="NormalTok"/>
        </w:rPr>
        <w:t xml:space="preserve"> </w:t>
      </w:r>
      <w:r>
        <w:br/>
      </w:r>
      <w:r>
        <w:rPr>
          <w:rStyle w:val="NormalTok"/>
        </w:rPr>
        <w:t xml:space="preserve">      </w:t>
      </w:r>
      <w:r>
        <w:rPr>
          <w:rStyle w:val="OtherTok"/>
        </w:rPr>
        <w:t>a_name=</w:t>
      </w:r>
      <w:r>
        <w:rPr>
          <w:rStyle w:val="StringTok"/>
        </w:rPr>
        <w:t>"latitude"</w:t>
      </w:r>
      <w:r>
        <w:rPr>
          <w:rStyle w:val="NormalTok"/>
        </w:rPr>
        <w:t xml:space="preserve"> </w:t>
      </w:r>
      <w:r>
        <w:br/>
      </w:r>
      <w:r>
        <w:rPr>
          <w:rStyle w:val="NormalTok"/>
        </w:rPr>
        <w:t xml:space="preserve">      </w:t>
      </w:r>
      <w:r>
        <w:rPr>
          <w:rStyle w:val="OtherTok"/>
        </w:rPr>
        <w:t>high_freq_mhz=</w:t>
      </w:r>
      <w:r>
        <w:rPr>
          <w:rStyle w:val="StringTok"/>
        </w:rPr>
        <w:t>"12000"</w:t>
      </w:r>
      <w:r>
        <w:rPr>
          <w:rStyle w:val="NormalTok"/>
        </w:rPr>
        <w:t xml:space="preserve"> </w:t>
      </w:r>
      <w:r>
        <w:br/>
      </w:r>
      <w:r>
        <w:rPr>
          <w:rStyle w:val="NormalTok"/>
        </w:rPr>
        <w:t xml:space="preserve">      </w:t>
      </w:r>
      <w:r>
        <w:rPr>
          <w:rStyle w:val="OtherTok"/>
        </w:rPr>
        <w:t>low_freq_mhz=</w:t>
      </w:r>
      <w:r>
        <w:rPr>
          <w:rStyle w:val="StringTok"/>
        </w:rPr>
        <w:t>"10000"</w:t>
      </w:r>
      <w:r>
        <w:rPr>
          <w:rStyle w:val="NormalTok"/>
        </w:rPr>
        <w:t xml:space="preserve"> </w:t>
      </w:r>
      <w:r>
        <w:br/>
      </w:r>
      <w:r>
        <w:rPr>
          <w:rStyle w:val="NormalTok"/>
        </w:rPr>
        <w:t xml:space="preserve">      </w:t>
      </w:r>
      <w:r>
        <w:rPr>
          <w:rStyle w:val="OtherTok"/>
        </w:rPr>
        <w:t>param_id=</w:t>
      </w:r>
      <w:r>
        <w:rPr>
          <w:rStyle w:val="StringTok"/>
        </w:rPr>
        <w:t>"1"</w:t>
      </w:r>
      <w:r>
        <w:rPr>
          <w:rStyle w:val="NormalTok"/>
        </w:rPr>
        <w:t xml:space="preserve"> </w:t>
      </w:r>
      <w:r>
        <w:br/>
      </w:r>
      <w:r>
        <w:rPr>
          <w:rStyle w:val="NormalTok"/>
        </w:rPr>
        <w:t xml:space="preserve">      </w:t>
      </w:r>
      <w:r>
        <w:rPr>
          <w:rStyle w:val="OtherTok"/>
        </w:rPr>
        <w:t>min_angle_at_es=</w:t>
      </w:r>
      <w:r>
        <w:rPr>
          <w:rStyle w:val="StringTok"/>
        </w:rPr>
        <w:t>"5"</w:t>
      </w:r>
      <w:r>
        <w:rPr>
          <w:rStyle w:val="NormalTok"/>
        </w:rPr>
        <w:t xml:space="preserve"> </w:t>
      </w:r>
      <w:r>
        <w:br/>
      </w:r>
      <w:r>
        <w:rPr>
          <w:rStyle w:val="NormalTok"/>
        </w:rPr>
        <w:t xml:space="preserve">      </w:t>
      </w:r>
      <w:r>
        <w:rPr>
          <w:rStyle w:val="OtherTok"/>
        </w:rPr>
        <w:t>min_angle_at_sat=</w:t>
      </w:r>
      <w:r>
        <w:rPr>
          <w:rStyle w:val="StringTok"/>
        </w:rPr>
        <w:t>"5"</w:t>
      </w:r>
      <w:r>
        <w:br/>
      </w:r>
      <w:r>
        <w:rPr>
          <w:rStyle w:val="NormalTok"/>
        </w:rPr>
        <w:t xml:space="preserve">      </w:t>
      </w:r>
      <w:r>
        <w:rPr>
          <w:rStyle w:val="OtherTok"/>
        </w:rPr>
        <w:t>max_co_freq=</w:t>
      </w:r>
      <w:r>
        <w:rPr>
          <w:rStyle w:val="StringTok"/>
        </w:rPr>
        <w:t>"2"</w:t>
      </w:r>
      <w:r>
        <w:br/>
      </w:r>
      <w:r>
        <w:rPr>
          <w:rStyle w:val="NormalTok"/>
        </w:rPr>
        <w:t xml:space="preserve">      </w:t>
      </w:r>
      <w:r>
        <w:rPr>
          <w:rStyle w:val="OtherTok"/>
        </w:rPr>
        <w:t>max_co_freq_sat=</w:t>
      </w:r>
      <w:r>
        <w:rPr>
          <w:rStyle w:val="StringTok"/>
        </w:rPr>
        <w:t>"2"</w:t>
      </w:r>
      <w:r>
        <w:br/>
      </w:r>
      <w:r>
        <w:rPr>
          <w:rStyle w:val="NormalTok"/>
        </w:rPr>
        <w:t xml:space="preserve">      </w:t>
      </w:r>
      <w:r>
        <w:rPr>
          <w:rStyle w:val="OtherTok"/>
        </w:rPr>
        <w:t>min_duration=</w:t>
      </w:r>
      <w:r>
        <w:rPr>
          <w:rStyle w:val="StringTok"/>
        </w:rPr>
        <w:t>"400"</w:t>
      </w:r>
      <w:r>
        <w:rPr>
          <w:rStyle w:val="NormalTok"/>
        </w:rPr>
        <w:t>&gt;</w:t>
      </w:r>
    </w:p>
    <w:p w14:paraId="613AF6CD" w14:textId="77777777" w:rsidR="00C57B56" w:rsidRDefault="00E44E55" w:rsidP="00C57B56">
      <w:pPr>
        <w:pStyle w:val="Heading4"/>
      </w:pPr>
      <w:bookmarkStart w:id="91" w:name="parameter-definitions"/>
      <w:bookmarkEnd w:id="90"/>
      <w:r>
        <w:t>6.7.2.2 Parameter Definitions</w:t>
      </w:r>
    </w:p>
    <w:tbl>
      <w:tblPr>
        <w:tblStyle w:val="Table"/>
        <w:tblW w:w="5000" w:type="pct"/>
        <w:tblLayout w:type="fixed"/>
        <w:tblLook w:val="0020" w:firstRow="1" w:lastRow="0" w:firstColumn="0" w:lastColumn="0" w:noHBand="0" w:noVBand="0"/>
      </w:tblPr>
      <w:tblGrid>
        <w:gridCol w:w="3211"/>
        <w:gridCol w:w="1751"/>
        <w:gridCol w:w="2043"/>
        <w:gridCol w:w="3795"/>
      </w:tblGrid>
      <w:tr w:rsidR="00C57B56" w14:paraId="1F318CDA" w14:textId="77777777" w:rsidTr="005C5A9F">
        <w:trPr>
          <w:cnfStyle w:val="100000000000" w:firstRow="1" w:lastRow="0" w:firstColumn="0" w:lastColumn="0" w:oddVBand="0" w:evenVBand="0" w:oddHBand="0" w:evenHBand="0" w:firstRowFirstColumn="0" w:firstRowLastColumn="0" w:lastRowFirstColumn="0" w:lastRowLastColumn="0"/>
          <w:tblHeader/>
        </w:trPr>
        <w:tc>
          <w:tcPr>
            <w:tcW w:w="2354" w:type="dxa"/>
          </w:tcPr>
          <w:p w14:paraId="2E1B0B4A" w14:textId="77777777" w:rsidR="00C57B56" w:rsidRDefault="00C57B56" w:rsidP="005C5A9F">
            <w:pPr>
              <w:pStyle w:val="Compact"/>
            </w:pPr>
            <w:r>
              <w:t>Parameter</w:t>
            </w:r>
          </w:p>
        </w:tc>
        <w:tc>
          <w:tcPr>
            <w:tcW w:w="1284" w:type="dxa"/>
          </w:tcPr>
          <w:p w14:paraId="5E8CD02D" w14:textId="77777777" w:rsidR="00C57B56" w:rsidRDefault="00C57B56" w:rsidP="005C5A9F">
            <w:pPr>
              <w:pStyle w:val="Compact"/>
            </w:pPr>
            <w:r>
              <w:t>Type</w:t>
            </w:r>
          </w:p>
        </w:tc>
        <w:tc>
          <w:tcPr>
            <w:tcW w:w="1498" w:type="dxa"/>
          </w:tcPr>
          <w:p w14:paraId="5B1B3453" w14:textId="77777777" w:rsidR="00C57B56" w:rsidRDefault="00C57B56" w:rsidP="005C5A9F">
            <w:pPr>
              <w:pStyle w:val="Compact"/>
            </w:pPr>
            <w:r>
              <w:t>Units</w:t>
            </w:r>
          </w:p>
        </w:tc>
        <w:tc>
          <w:tcPr>
            <w:tcW w:w="2782" w:type="dxa"/>
          </w:tcPr>
          <w:p w14:paraId="3DB33629" w14:textId="77777777" w:rsidR="00C57B56" w:rsidRDefault="00C57B56" w:rsidP="005C5A9F">
            <w:pPr>
              <w:pStyle w:val="Compact"/>
            </w:pPr>
            <w:r>
              <w:t>Description</w:t>
            </w:r>
          </w:p>
        </w:tc>
      </w:tr>
      <w:tr w:rsidR="00C57B56" w14:paraId="7C7CB6F5" w14:textId="77777777" w:rsidTr="005C5A9F">
        <w:tc>
          <w:tcPr>
            <w:tcW w:w="2354" w:type="dxa"/>
          </w:tcPr>
          <w:p w14:paraId="4AF54563" w14:textId="77777777" w:rsidR="00C57B56" w:rsidRDefault="00C57B56" w:rsidP="005C5A9F">
            <w:pPr>
              <w:pStyle w:val="Compact"/>
            </w:pPr>
            <w:r>
              <w:t>ntc_id</w:t>
            </w:r>
          </w:p>
        </w:tc>
        <w:tc>
          <w:tcPr>
            <w:tcW w:w="1284" w:type="dxa"/>
          </w:tcPr>
          <w:p w14:paraId="3E73B7AA" w14:textId="77777777" w:rsidR="00C57B56" w:rsidRDefault="00C57B56" w:rsidP="005C5A9F">
            <w:pPr>
              <w:pStyle w:val="Compact"/>
            </w:pPr>
            <w:r>
              <w:t>Integer</w:t>
            </w:r>
          </w:p>
        </w:tc>
        <w:tc>
          <w:tcPr>
            <w:tcW w:w="1498" w:type="dxa"/>
          </w:tcPr>
          <w:p w14:paraId="7859C048" w14:textId="77777777" w:rsidR="00C57B56" w:rsidRDefault="00C57B56" w:rsidP="005C5A9F">
            <w:pPr>
              <w:pStyle w:val="Compact"/>
            </w:pPr>
            <w:r>
              <w:t>-</w:t>
            </w:r>
          </w:p>
        </w:tc>
        <w:tc>
          <w:tcPr>
            <w:tcW w:w="2782" w:type="dxa"/>
          </w:tcPr>
          <w:p w14:paraId="26328DF5" w14:textId="77777777" w:rsidR="00C57B56" w:rsidRDefault="00C57B56" w:rsidP="005C5A9F">
            <w:pPr>
              <w:pStyle w:val="Compact"/>
            </w:pPr>
            <w:r>
              <w:t>Notice identifier</w:t>
            </w:r>
          </w:p>
        </w:tc>
      </w:tr>
      <w:tr w:rsidR="00C57B56" w14:paraId="0BE1F5B4" w14:textId="77777777" w:rsidTr="005C5A9F">
        <w:tc>
          <w:tcPr>
            <w:tcW w:w="2354" w:type="dxa"/>
          </w:tcPr>
          <w:p w14:paraId="5783D5BB" w14:textId="77777777" w:rsidR="00C57B56" w:rsidRDefault="00C57B56" w:rsidP="005C5A9F">
            <w:pPr>
              <w:pStyle w:val="Compact"/>
            </w:pPr>
            <w:r>
              <w:t>sat_name</w:t>
            </w:r>
          </w:p>
        </w:tc>
        <w:tc>
          <w:tcPr>
            <w:tcW w:w="1284" w:type="dxa"/>
          </w:tcPr>
          <w:p w14:paraId="77AB432B" w14:textId="77777777" w:rsidR="00C57B56" w:rsidRDefault="00C57B56" w:rsidP="005C5A9F">
            <w:pPr>
              <w:pStyle w:val="Compact"/>
            </w:pPr>
            <w:r>
              <w:t>String</w:t>
            </w:r>
          </w:p>
        </w:tc>
        <w:tc>
          <w:tcPr>
            <w:tcW w:w="1498" w:type="dxa"/>
          </w:tcPr>
          <w:p w14:paraId="003CB978" w14:textId="77777777" w:rsidR="00C57B56" w:rsidRDefault="00C57B56" w:rsidP="005C5A9F">
            <w:pPr>
              <w:pStyle w:val="Compact"/>
            </w:pPr>
            <w:r>
              <w:t>-</w:t>
            </w:r>
          </w:p>
        </w:tc>
        <w:tc>
          <w:tcPr>
            <w:tcW w:w="2782" w:type="dxa"/>
          </w:tcPr>
          <w:p w14:paraId="34A3D2FD" w14:textId="77777777" w:rsidR="00C57B56" w:rsidRDefault="00C57B56" w:rsidP="005C5A9F">
            <w:pPr>
              <w:pStyle w:val="Compact"/>
            </w:pPr>
            <w:r>
              <w:t>Satellite network name</w:t>
            </w:r>
          </w:p>
        </w:tc>
      </w:tr>
      <w:tr w:rsidR="00C57B56" w14:paraId="28A351A3" w14:textId="77777777" w:rsidTr="005C5A9F">
        <w:tc>
          <w:tcPr>
            <w:tcW w:w="2354" w:type="dxa"/>
          </w:tcPr>
          <w:p w14:paraId="769BA852" w14:textId="77777777" w:rsidR="00C57B56" w:rsidRDefault="00C57B56" w:rsidP="005C5A9F">
            <w:pPr>
              <w:pStyle w:val="Compact"/>
            </w:pPr>
            <w:r>
              <w:t>param_id</w:t>
            </w:r>
          </w:p>
        </w:tc>
        <w:tc>
          <w:tcPr>
            <w:tcW w:w="1284" w:type="dxa"/>
          </w:tcPr>
          <w:p w14:paraId="4C9538E4" w14:textId="77777777" w:rsidR="00C57B56" w:rsidRDefault="00C57B56" w:rsidP="005C5A9F">
            <w:pPr>
              <w:pStyle w:val="Compact"/>
            </w:pPr>
            <w:r>
              <w:t>Integer</w:t>
            </w:r>
          </w:p>
        </w:tc>
        <w:tc>
          <w:tcPr>
            <w:tcW w:w="1498" w:type="dxa"/>
          </w:tcPr>
          <w:p w14:paraId="13B45A46" w14:textId="77777777" w:rsidR="00C57B56" w:rsidRDefault="00C57B56" w:rsidP="005C5A9F">
            <w:pPr>
              <w:pStyle w:val="Compact"/>
            </w:pPr>
            <w:r>
              <w:t>-</w:t>
            </w:r>
          </w:p>
        </w:tc>
        <w:tc>
          <w:tcPr>
            <w:tcW w:w="2782" w:type="dxa"/>
          </w:tcPr>
          <w:p w14:paraId="08F7E1EF" w14:textId="77777777" w:rsidR="00C57B56" w:rsidRDefault="00C57B56" w:rsidP="005C5A9F">
            <w:pPr>
              <w:pStyle w:val="Compact"/>
            </w:pPr>
            <w:r>
              <w:t>Operating parameters identifier</w:t>
            </w:r>
          </w:p>
        </w:tc>
      </w:tr>
      <w:tr w:rsidR="00C57B56" w14:paraId="76DEEEE4" w14:textId="77777777" w:rsidTr="005C5A9F">
        <w:tc>
          <w:tcPr>
            <w:tcW w:w="2354" w:type="dxa"/>
          </w:tcPr>
          <w:p w14:paraId="1C7F9C74" w14:textId="77777777" w:rsidR="00C57B56" w:rsidRDefault="00C57B56" w:rsidP="005C5A9F">
            <w:pPr>
              <w:pStyle w:val="Compact"/>
            </w:pPr>
            <w:r>
              <w:t>low_freq_mhz</w:t>
            </w:r>
          </w:p>
        </w:tc>
        <w:tc>
          <w:tcPr>
            <w:tcW w:w="1284" w:type="dxa"/>
          </w:tcPr>
          <w:p w14:paraId="66A1D77E" w14:textId="77777777" w:rsidR="00C57B56" w:rsidRDefault="00C57B56" w:rsidP="005C5A9F">
            <w:pPr>
              <w:pStyle w:val="Compact"/>
            </w:pPr>
            <w:r>
              <w:t>Double</w:t>
            </w:r>
          </w:p>
        </w:tc>
        <w:tc>
          <w:tcPr>
            <w:tcW w:w="1498" w:type="dxa"/>
          </w:tcPr>
          <w:p w14:paraId="69D4F64E" w14:textId="77777777" w:rsidR="00C57B56" w:rsidRDefault="00C57B56" w:rsidP="005C5A9F">
            <w:pPr>
              <w:pStyle w:val="Compact"/>
            </w:pPr>
            <w:r>
              <w:t>MHz</w:t>
            </w:r>
          </w:p>
        </w:tc>
        <w:tc>
          <w:tcPr>
            <w:tcW w:w="2782" w:type="dxa"/>
          </w:tcPr>
          <w:p w14:paraId="29FA0001" w14:textId="77777777" w:rsidR="00C57B56" w:rsidRDefault="00C57B56" w:rsidP="005C5A9F">
            <w:pPr>
              <w:pStyle w:val="Compact"/>
            </w:pPr>
            <w:r>
              <w:t>Minimum frequency</w:t>
            </w:r>
          </w:p>
        </w:tc>
      </w:tr>
      <w:tr w:rsidR="00C57B56" w14:paraId="345905B4" w14:textId="77777777" w:rsidTr="005C5A9F">
        <w:tc>
          <w:tcPr>
            <w:tcW w:w="2354" w:type="dxa"/>
          </w:tcPr>
          <w:p w14:paraId="617F9A6F" w14:textId="77777777" w:rsidR="00C57B56" w:rsidRDefault="00C57B56" w:rsidP="005C5A9F">
            <w:pPr>
              <w:pStyle w:val="Compact"/>
            </w:pPr>
            <w:r>
              <w:t>high_freq_mhz</w:t>
            </w:r>
          </w:p>
        </w:tc>
        <w:tc>
          <w:tcPr>
            <w:tcW w:w="1284" w:type="dxa"/>
          </w:tcPr>
          <w:p w14:paraId="77548D08" w14:textId="77777777" w:rsidR="00C57B56" w:rsidRDefault="00C57B56" w:rsidP="005C5A9F">
            <w:pPr>
              <w:pStyle w:val="Compact"/>
            </w:pPr>
            <w:r>
              <w:t>Double</w:t>
            </w:r>
          </w:p>
        </w:tc>
        <w:tc>
          <w:tcPr>
            <w:tcW w:w="1498" w:type="dxa"/>
          </w:tcPr>
          <w:p w14:paraId="01B35DA7" w14:textId="77777777" w:rsidR="00C57B56" w:rsidRDefault="00C57B56" w:rsidP="005C5A9F">
            <w:pPr>
              <w:pStyle w:val="Compact"/>
            </w:pPr>
            <w:r>
              <w:t>MHz</w:t>
            </w:r>
          </w:p>
        </w:tc>
        <w:tc>
          <w:tcPr>
            <w:tcW w:w="2782" w:type="dxa"/>
          </w:tcPr>
          <w:p w14:paraId="591C78F4" w14:textId="77777777" w:rsidR="00C57B56" w:rsidRDefault="00C57B56" w:rsidP="005C5A9F">
            <w:pPr>
              <w:pStyle w:val="Compact"/>
            </w:pPr>
            <w:r>
              <w:t>Maximum frequency</w:t>
            </w:r>
          </w:p>
        </w:tc>
      </w:tr>
      <w:tr w:rsidR="00C57B56" w14:paraId="3844D7E1" w14:textId="77777777" w:rsidTr="005C5A9F">
        <w:tc>
          <w:tcPr>
            <w:tcW w:w="2354" w:type="dxa"/>
          </w:tcPr>
          <w:p w14:paraId="563CABCC" w14:textId="77777777" w:rsidR="00C57B56" w:rsidRDefault="00C57B56" w:rsidP="005C5A9F">
            <w:pPr>
              <w:pStyle w:val="Compact"/>
            </w:pPr>
            <w:r>
              <w:t>a_name</w:t>
            </w:r>
          </w:p>
        </w:tc>
        <w:tc>
          <w:tcPr>
            <w:tcW w:w="1284" w:type="dxa"/>
          </w:tcPr>
          <w:p w14:paraId="7097900A" w14:textId="77777777" w:rsidR="00C57B56" w:rsidRDefault="00C57B56" w:rsidP="005C5A9F">
            <w:pPr>
              <w:pStyle w:val="Compact"/>
            </w:pPr>
            <w:r>
              <w:t>Enum</w:t>
            </w:r>
          </w:p>
        </w:tc>
        <w:tc>
          <w:tcPr>
            <w:tcW w:w="1498" w:type="dxa"/>
          </w:tcPr>
          <w:p w14:paraId="017DD529" w14:textId="77777777" w:rsidR="00C57B56" w:rsidRDefault="00C57B56" w:rsidP="005C5A9F">
            <w:pPr>
              <w:pStyle w:val="Compact"/>
            </w:pPr>
            <w:r>
              <w:t>-</w:t>
            </w:r>
          </w:p>
        </w:tc>
        <w:tc>
          <w:tcPr>
            <w:tcW w:w="2782" w:type="dxa"/>
          </w:tcPr>
          <w:p w14:paraId="53672D62" w14:textId="77777777" w:rsidR="00C57B56" w:rsidRDefault="00C57B56" w:rsidP="005C5A9F">
            <w:pPr>
              <w:pStyle w:val="Compact"/>
            </w:pPr>
            <w:r>
              <w:t>“latitude” (range: -90 to +90)</w:t>
            </w:r>
          </w:p>
        </w:tc>
      </w:tr>
      <w:tr w:rsidR="00C57B56" w14:paraId="3B087144" w14:textId="77777777" w:rsidTr="005C5A9F">
        <w:tc>
          <w:tcPr>
            <w:tcW w:w="2354" w:type="dxa"/>
          </w:tcPr>
          <w:p w14:paraId="441A986C" w14:textId="77777777" w:rsidR="00C57B56" w:rsidRDefault="00C57B56" w:rsidP="005C5A9F">
            <w:pPr>
              <w:pStyle w:val="Compact"/>
            </w:pPr>
            <w:r>
              <w:t>b_name</w:t>
            </w:r>
          </w:p>
        </w:tc>
        <w:tc>
          <w:tcPr>
            <w:tcW w:w="1284" w:type="dxa"/>
          </w:tcPr>
          <w:p w14:paraId="4B563E3A" w14:textId="77777777" w:rsidR="00C57B56" w:rsidRDefault="00C57B56" w:rsidP="005C5A9F">
            <w:pPr>
              <w:pStyle w:val="Compact"/>
            </w:pPr>
            <w:r>
              <w:t>Enum</w:t>
            </w:r>
          </w:p>
        </w:tc>
        <w:tc>
          <w:tcPr>
            <w:tcW w:w="1498" w:type="dxa"/>
          </w:tcPr>
          <w:p w14:paraId="469E0C7D" w14:textId="77777777" w:rsidR="00C57B56" w:rsidRDefault="00C57B56" w:rsidP="005C5A9F">
            <w:pPr>
              <w:pStyle w:val="Compact"/>
            </w:pPr>
            <w:r>
              <w:t>-</w:t>
            </w:r>
          </w:p>
        </w:tc>
        <w:tc>
          <w:tcPr>
            <w:tcW w:w="2782" w:type="dxa"/>
          </w:tcPr>
          <w:p w14:paraId="3851F3F3" w14:textId="77777777" w:rsidR="00C57B56" w:rsidRDefault="00C57B56" w:rsidP="005C5A9F">
            <w:pPr>
              <w:pStyle w:val="Compact"/>
            </w:pPr>
            <w:r>
              <w:t>“azimuth” (range: 0 to 360)</w:t>
            </w:r>
          </w:p>
        </w:tc>
      </w:tr>
      <w:tr w:rsidR="00C57B56" w14:paraId="65029D0E" w14:textId="77777777" w:rsidTr="005C5A9F">
        <w:tc>
          <w:tcPr>
            <w:tcW w:w="2354" w:type="dxa"/>
          </w:tcPr>
          <w:p w14:paraId="4DEE1C30" w14:textId="77777777" w:rsidR="00C57B56" w:rsidRDefault="00C57B56" w:rsidP="005C5A9F">
            <w:pPr>
              <w:pStyle w:val="Compact"/>
            </w:pPr>
            <w:r>
              <w:t>c_name</w:t>
            </w:r>
          </w:p>
        </w:tc>
        <w:tc>
          <w:tcPr>
            <w:tcW w:w="1284" w:type="dxa"/>
          </w:tcPr>
          <w:p w14:paraId="42BC3926" w14:textId="77777777" w:rsidR="00C57B56" w:rsidRDefault="00C57B56" w:rsidP="005C5A9F">
            <w:pPr>
              <w:pStyle w:val="Compact"/>
            </w:pPr>
            <w:r>
              <w:t>Enum</w:t>
            </w:r>
          </w:p>
        </w:tc>
        <w:tc>
          <w:tcPr>
            <w:tcW w:w="1498" w:type="dxa"/>
          </w:tcPr>
          <w:p w14:paraId="49E94D3B" w14:textId="77777777" w:rsidR="00C57B56" w:rsidRDefault="00C57B56" w:rsidP="005C5A9F">
            <w:pPr>
              <w:pStyle w:val="Compact"/>
            </w:pPr>
            <w:r>
              <w:t>-</w:t>
            </w:r>
          </w:p>
        </w:tc>
        <w:tc>
          <w:tcPr>
            <w:tcW w:w="2782" w:type="dxa"/>
          </w:tcPr>
          <w:p w14:paraId="1644B5E4" w14:textId="77777777" w:rsidR="00C57B56" w:rsidRDefault="00C57B56" w:rsidP="005C5A9F">
            <w:pPr>
              <w:pStyle w:val="Compact"/>
            </w:pPr>
            <w:r>
              <w:t>“orb_id” (range: 1 to 9999, 0 = all orbits)</w:t>
            </w:r>
          </w:p>
        </w:tc>
      </w:tr>
      <w:tr w:rsidR="00C57B56" w14:paraId="66CEE118" w14:textId="77777777" w:rsidTr="005C5A9F">
        <w:tc>
          <w:tcPr>
            <w:tcW w:w="2354" w:type="dxa"/>
          </w:tcPr>
          <w:p w14:paraId="305008E4" w14:textId="77777777" w:rsidR="00C57B56" w:rsidRDefault="00C57B56" w:rsidP="005C5A9F">
            <w:pPr>
              <w:pStyle w:val="Compact"/>
            </w:pPr>
            <w:r>
              <w:t>es_density</w:t>
            </w:r>
          </w:p>
        </w:tc>
        <w:tc>
          <w:tcPr>
            <w:tcW w:w="1284" w:type="dxa"/>
          </w:tcPr>
          <w:p w14:paraId="0971CE66" w14:textId="77777777" w:rsidR="00C57B56" w:rsidRDefault="00C57B56" w:rsidP="005C5A9F">
            <w:pPr>
              <w:pStyle w:val="Compact"/>
            </w:pPr>
            <w:r>
              <w:t>Double</w:t>
            </w:r>
          </w:p>
        </w:tc>
        <w:tc>
          <w:tcPr>
            <w:tcW w:w="1498" w:type="dxa"/>
          </w:tcPr>
          <w:p w14:paraId="6E07E20A" w14:textId="77777777" w:rsidR="00C57B56" w:rsidRDefault="00C57B56" w:rsidP="005C5A9F">
            <w:pPr>
              <w:pStyle w:val="Compact"/>
            </w:pPr>
            <w:r>
              <w:t>1/km²</w:t>
            </w:r>
          </w:p>
        </w:tc>
        <w:tc>
          <w:tcPr>
            <w:tcW w:w="2782" w:type="dxa"/>
          </w:tcPr>
          <w:p w14:paraId="3F77824F" w14:textId="77777777" w:rsidR="00C57B56" w:rsidRDefault="00C57B56" w:rsidP="005C5A9F">
            <w:pPr>
              <w:pStyle w:val="Compact"/>
            </w:pPr>
            <w:r>
              <w:t>Earth station density (&gt;0 and &lt;=1) (see section D5.2.5)</w:t>
            </w:r>
          </w:p>
        </w:tc>
      </w:tr>
      <w:tr w:rsidR="00C57B56" w14:paraId="1092E46B" w14:textId="77777777" w:rsidTr="005C5A9F">
        <w:tc>
          <w:tcPr>
            <w:tcW w:w="2354" w:type="dxa"/>
          </w:tcPr>
          <w:p w14:paraId="299E521A" w14:textId="77777777" w:rsidR="00C57B56" w:rsidRDefault="00C57B56" w:rsidP="005C5A9F">
            <w:pPr>
              <w:pStyle w:val="Compact"/>
            </w:pPr>
            <w:r>
              <w:t>es_distance</w:t>
            </w:r>
          </w:p>
        </w:tc>
        <w:tc>
          <w:tcPr>
            <w:tcW w:w="1284" w:type="dxa"/>
          </w:tcPr>
          <w:p w14:paraId="39C07701" w14:textId="77777777" w:rsidR="00C57B56" w:rsidRDefault="00C57B56" w:rsidP="005C5A9F">
            <w:pPr>
              <w:pStyle w:val="Compact"/>
            </w:pPr>
            <w:r>
              <w:t>Double</w:t>
            </w:r>
          </w:p>
        </w:tc>
        <w:tc>
          <w:tcPr>
            <w:tcW w:w="1498" w:type="dxa"/>
          </w:tcPr>
          <w:p w14:paraId="27A226C0" w14:textId="77777777" w:rsidR="00C57B56" w:rsidRDefault="00C57B56" w:rsidP="005C5A9F">
            <w:pPr>
              <w:pStyle w:val="Compact"/>
            </w:pPr>
            <w:r>
              <w:t>km</w:t>
            </w:r>
          </w:p>
        </w:tc>
        <w:tc>
          <w:tcPr>
            <w:tcW w:w="2782" w:type="dxa"/>
          </w:tcPr>
          <w:p w14:paraId="12B54EDF" w14:textId="77777777" w:rsidR="00C57B56" w:rsidRDefault="00C57B56" w:rsidP="005C5A9F">
            <w:pPr>
              <w:pStyle w:val="Compact"/>
            </w:pPr>
            <w:r>
              <w:t>Distance between ES/beam centers</w:t>
            </w:r>
          </w:p>
          <w:p w14:paraId="509F808D" w14:textId="77777777" w:rsidR="00C57B56" w:rsidRDefault="00C57B56" w:rsidP="005C5A9F">
            <w:pPr>
              <w:pStyle w:val="Compact"/>
            </w:pPr>
            <w:r>
              <w:t>(&gt;=0 and &lt;9999)</w:t>
            </w:r>
          </w:p>
          <w:p w14:paraId="12137C43" w14:textId="77777777" w:rsidR="00C57B56" w:rsidRDefault="00C57B56" w:rsidP="005C5A9F">
            <w:pPr>
              <w:pStyle w:val="Compact"/>
            </w:pPr>
            <w:r>
              <w:t>0 assumes special case when only ES is populated within GSO boresight (see. D5.2.5).</w:t>
            </w:r>
          </w:p>
        </w:tc>
      </w:tr>
      <w:tr w:rsidR="00C57B56" w14:paraId="24530F48" w14:textId="77777777" w:rsidTr="005C5A9F">
        <w:tc>
          <w:tcPr>
            <w:tcW w:w="2354" w:type="dxa"/>
          </w:tcPr>
          <w:p w14:paraId="6E519AAF" w14:textId="77777777" w:rsidR="00C57B56" w:rsidRDefault="00C57B56" w:rsidP="005C5A9F">
            <w:pPr>
              <w:pStyle w:val="Compact"/>
            </w:pPr>
            <w:r>
              <w:t>es_lat_min</w:t>
            </w:r>
          </w:p>
        </w:tc>
        <w:tc>
          <w:tcPr>
            <w:tcW w:w="1284" w:type="dxa"/>
          </w:tcPr>
          <w:p w14:paraId="4BA82628" w14:textId="77777777" w:rsidR="00C57B56" w:rsidRDefault="00C57B56" w:rsidP="005C5A9F">
            <w:pPr>
              <w:pStyle w:val="Compact"/>
            </w:pPr>
            <w:r>
              <w:t>Double</w:t>
            </w:r>
          </w:p>
        </w:tc>
        <w:tc>
          <w:tcPr>
            <w:tcW w:w="1498" w:type="dxa"/>
          </w:tcPr>
          <w:p w14:paraId="0CCCACAB" w14:textId="77777777" w:rsidR="00C57B56" w:rsidRDefault="00C57B56" w:rsidP="005C5A9F">
            <w:pPr>
              <w:pStyle w:val="Compact"/>
            </w:pPr>
            <w:r>
              <w:t>degrees</w:t>
            </w:r>
          </w:p>
        </w:tc>
        <w:tc>
          <w:tcPr>
            <w:tcW w:w="2782" w:type="dxa"/>
          </w:tcPr>
          <w:p w14:paraId="2308D153" w14:textId="77777777" w:rsidR="00C57B56" w:rsidRPr="00537DEF" w:rsidRDefault="00C57B56" w:rsidP="005C5A9F">
            <w:pPr>
              <w:pStyle w:val="Compact"/>
            </w:pPr>
            <w:r>
              <w:t>Minimum ES latitude (-90 to 90). Should be less than[or equal] es_lat_max.</w:t>
            </w:r>
          </w:p>
        </w:tc>
      </w:tr>
      <w:tr w:rsidR="00C57B56" w14:paraId="15BBA18F" w14:textId="77777777" w:rsidTr="005C5A9F">
        <w:tc>
          <w:tcPr>
            <w:tcW w:w="2354" w:type="dxa"/>
          </w:tcPr>
          <w:p w14:paraId="217E047D" w14:textId="77777777" w:rsidR="00C57B56" w:rsidRDefault="00C57B56" w:rsidP="005C5A9F">
            <w:pPr>
              <w:pStyle w:val="Compact"/>
            </w:pPr>
            <w:r>
              <w:t>es_lat_max</w:t>
            </w:r>
          </w:p>
        </w:tc>
        <w:tc>
          <w:tcPr>
            <w:tcW w:w="1284" w:type="dxa"/>
          </w:tcPr>
          <w:p w14:paraId="7A7F0640" w14:textId="77777777" w:rsidR="00C57B56" w:rsidRDefault="00C57B56" w:rsidP="005C5A9F">
            <w:pPr>
              <w:pStyle w:val="Compact"/>
            </w:pPr>
            <w:r>
              <w:t>Double</w:t>
            </w:r>
          </w:p>
        </w:tc>
        <w:tc>
          <w:tcPr>
            <w:tcW w:w="1498" w:type="dxa"/>
          </w:tcPr>
          <w:p w14:paraId="761FB318" w14:textId="77777777" w:rsidR="00C57B56" w:rsidRDefault="00C57B56" w:rsidP="005C5A9F">
            <w:pPr>
              <w:pStyle w:val="Compact"/>
            </w:pPr>
            <w:r>
              <w:t>degrees</w:t>
            </w:r>
          </w:p>
        </w:tc>
        <w:tc>
          <w:tcPr>
            <w:tcW w:w="2782" w:type="dxa"/>
          </w:tcPr>
          <w:p w14:paraId="392684A6" w14:textId="77777777" w:rsidR="00C57B56" w:rsidRPr="00537DEF" w:rsidRDefault="00C57B56" w:rsidP="005C5A9F">
            <w:pPr>
              <w:pStyle w:val="Compact"/>
            </w:pPr>
            <w:r>
              <w:t>Maximum ES latitude (-90 to 90). Should be greater[or equal] than es_lat_min.</w:t>
            </w:r>
          </w:p>
        </w:tc>
      </w:tr>
      <w:tr w:rsidR="00C57B56" w14:paraId="0F09710E" w14:textId="77777777" w:rsidTr="005C5A9F">
        <w:tc>
          <w:tcPr>
            <w:tcW w:w="2354" w:type="dxa"/>
          </w:tcPr>
          <w:p w14:paraId="5A31A8D7" w14:textId="77777777" w:rsidR="00C57B56" w:rsidRDefault="00C57B56" w:rsidP="005C5A9F">
            <w:pPr>
              <w:pStyle w:val="Compact"/>
            </w:pPr>
            <w:r>
              <w:t>min_angle_at_sat</w:t>
            </w:r>
          </w:p>
        </w:tc>
        <w:tc>
          <w:tcPr>
            <w:tcW w:w="1284" w:type="dxa"/>
          </w:tcPr>
          <w:p w14:paraId="3E271B4B" w14:textId="77777777" w:rsidR="00C57B56" w:rsidRDefault="00C57B56" w:rsidP="005C5A9F">
            <w:pPr>
              <w:pStyle w:val="Compact"/>
            </w:pPr>
            <w:r>
              <w:t>Double</w:t>
            </w:r>
          </w:p>
        </w:tc>
        <w:tc>
          <w:tcPr>
            <w:tcW w:w="1498" w:type="dxa"/>
          </w:tcPr>
          <w:p w14:paraId="7D4EE841" w14:textId="77777777" w:rsidR="00C57B56" w:rsidRDefault="00C57B56" w:rsidP="005C5A9F">
            <w:pPr>
              <w:pStyle w:val="Compact"/>
            </w:pPr>
            <w:r>
              <w:t>degrees</w:t>
            </w:r>
          </w:p>
        </w:tc>
        <w:tc>
          <w:tcPr>
            <w:tcW w:w="2782" w:type="dxa"/>
          </w:tcPr>
          <w:p w14:paraId="573107EA" w14:textId="77777777" w:rsidR="00C57B56" w:rsidRDefault="00C57B56" w:rsidP="005C5A9F">
            <w:pPr>
              <w:pStyle w:val="Compact"/>
            </w:pPr>
            <w:r>
              <w:t>Minimum angle at satellite between ESs (0-90)</w:t>
            </w:r>
          </w:p>
        </w:tc>
      </w:tr>
      <w:tr w:rsidR="00C57B56" w14:paraId="42DD1AC7" w14:textId="77777777" w:rsidTr="005C5A9F">
        <w:tc>
          <w:tcPr>
            <w:tcW w:w="2354" w:type="dxa"/>
          </w:tcPr>
          <w:p w14:paraId="7842DFC7" w14:textId="77777777" w:rsidR="00C57B56" w:rsidRDefault="00C57B56" w:rsidP="005C5A9F">
            <w:pPr>
              <w:pStyle w:val="Compact"/>
            </w:pPr>
            <w:r>
              <w:t>min_angle_at_es</w:t>
            </w:r>
          </w:p>
        </w:tc>
        <w:tc>
          <w:tcPr>
            <w:tcW w:w="1284" w:type="dxa"/>
          </w:tcPr>
          <w:p w14:paraId="388FD040" w14:textId="77777777" w:rsidR="00C57B56" w:rsidRDefault="00C57B56" w:rsidP="005C5A9F">
            <w:pPr>
              <w:pStyle w:val="Compact"/>
            </w:pPr>
            <w:r>
              <w:t>Double</w:t>
            </w:r>
          </w:p>
        </w:tc>
        <w:tc>
          <w:tcPr>
            <w:tcW w:w="1498" w:type="dxa"/>
          </w:tcPr>
          <w:p w14:paraId="003503F1" w14:textId="77777777" w:rsidR="00C57B56" w:rsidRDefault="00C57B56" w:rsidP="005C5A9F">
            <w:pPr>
              <w:pStyle w:val="Compact"/>
            </w:pPr>
            <w:r>
              <w:t>degrees</w:t>
            </w:r>
          </w:p>
        </w:tc>
        <w:tc>
          <w:tcPr>
            <w:tcW w:w="2782" w:type="dxa"/>
          </w:tcPr>
          <w:p w14:paraId="0CE4DC1E" w14:textId="77777777" w:rsidR="00C57B56" w:rsidRDefault="00C57B56" w:rsidP="005C5A9F">
            <w:pPr>
              <w:pStyle w:val="Compact"/>
            </w:pPr>
            <w:r>
              <w:t>Minimum angle at ES between satellites (0-90)</w:t>
            </w:r>
          </w:p>
        </w:tc>
      </w:tr>
      <w:tr w:rsidR="00C57B56" w14:paraId="3F03D64C" w14:textId="77777777" w:rsidTr="005C5A9F">
        <w:tc>
          <w:tcPr>
            <w:tcW w:w="2354" w:type="dxa"/>
          </w:tcPr>
          <w:p w14:paraId="37592F22" w14:textId="77777777" w:rsidR="00C57B56" w:rsidRDefault="00C57B56" w:rsidP="005C5A9F">
            <w:pPr>
              <w:pStyle w:val="Compact"/>
            </w:pPr>
            <w:r>
              <w:t>max_co_freq</w:t>
            </w:r>
          </w:p>
        </w:tc>
        <w:tc>
          <w:tcPr>
            <w:tcW w:w="1284" w:type="dxa"/>
          </w:tcPr>
          <w:p w14:paraId="7371F6A7" w14:textId="77777777" w:rsidR="00C57B56" w:rsidRDefault="00C57B56" w:rsidP="005C5A9F">
            <w:pPr>
              <w:pStyle w:val="Compact"/>
            </w:pPr>
            <w:r>
              <w:t>Integer</w:t>
            </w:r>
          </w:p>
        </w:tc>
        <w:tc>
          <w:tcPr>
            <w:tcW w:w="1498" w:type="dxa"/>
          </w:tcPr>
          <w:p w14:paraId="7610538F" w14:textId="77777777" w:rsidR="00C57B56" w:rsidRDefault="00C57B56" w:rsidP="005C5A9F">
            <w:pPr>
              <w:pStyle w:val="Compact"/>
            </w:pPr>
            <w:r>
              <w:t>-</w:t>
            </w:r>
          </w:p>
        </w:tc>
        <w:tc>
          <w:tcPr>
            <w:tcW w:w="2782" w:type="dxa"/>
          </w:tcPr>
          <w:p w14:paraId="6B628E8E" w14:textId="77777777" w:rsidR="00C57B56" w:rsidRDefault="00C57B56" w:rsidP="005C5A9F">
            <w:pPr>
              <w:pStyle w:val="Compact"/>
            </w:pPr>
            <w:r>
              <w:t>Maximum co-frequency satellites at ES (0-9999)</w:t>
            </w:r>
          </w:p>
        </w:tc>
      </w:tr>
      <w:tr w:rsidR="00C57B56" w14:paraId="52CB6CBC" w14:textId="77777777" w:rsidTr="005C5A9F">
        <w:tc>
          <w:tcPr>
            <w:tcW w:w="2354" w:type="dxa"/>
          </w:tcPr>
          <w:p w14:paraId="1140ED11" w14:textId="77777777" w:rsidR="00C57B56" w:rsidRDefault="00C57B56" w:rsidP="005C5A9F">
            <w:pPr>
              <w:pStyle w:val="Compact"/>
            </w:pPr>
            <w:r>
              <w:t>max_co_freq_sat</w:t>
            </w:r>
          </w:p>
        </w:tc>
        <w:tc>
          <w:tcPr>
            <w:tcW w:w="1284" w:type="dxa"/>
          </w:tcPr>
          <w:p w14:paraId="02D35549" w14:textId="77777777" w:rsidR="00C57B56" w:rsidRDefault="00C57B56" w:rsidP="005C5A9F">
            <w:pPr>
              <w:pStyle w:val="Compact"/>
            </w:pPr>
            <w:r>
              <w:t>Integer</w:t>
            </w:r>
          </w:p>
        </w:tc>
        <w:tc>
          <w:tcPr>
            <w:tcW w:w="1498" w:type="dxa"/>
          </w:tcPr>
          <w:p w14:paraId="007B762A" w14:textId="77777777" w:rsidR="00C57B56" w:rsidRDefault="00C57B56" w:rsidP="005C5A9F">
            <w:pPr>
              <w:pStyle w:val="Compact"/>
            </w:pPr>
            <w:r>
              <w:t>-</w:t>
            </w:r>
          </w:p>
        </w:tc>
        <w:tc>
          <w:tcPr>
            <w:tcW w:w="2782" w:type="dxa"/>
          </w:tcPr>
          <w:p w14:paraId="1B70D5EC" w14:textId="77777777" w:rsidR="00C57B56" w:rsidRDefault="00C57B56" w:rsidP="005C5A9F">
            <w:pPr>
              <w:pStyle w:val="Compact"/>
            </w:pPr>
            <w:r>
              <w:t>Maximum co-frequency ESs at satellite (0-9999)</w:t>
            </w:r>
          </w:p>
        </w:tc>
      </w:tr>
      <w:tr w:rsidR="00C57B56" w14:paraId="7C436D05" w14:textId="77777777" w:rsidTr="005C5A9F">
        <w:tc>
          <w:tcPr>
            <w:tcW w:w="2354" w:type="dxa"/>
          </w:tcPr>
          <w:p w14:paraId="61174338" w14:textId="77777777" w:rsidR="00C57B56" w:rsidRDefault="00C57B56" w:rsidP="005C5A9F">
            <w:pPr>
              <w:pStyle w:val="Compact"/>
            </w:pPr>
            <w:r>
              <w:lastRenderedPageBreak/>
              <w:t>min_duration</w:t>
            </w:r>
          </w:p>
        </w:tc>
        <w:tc>
          <w:tcPr>
            <w:tcW w:w="1284" w:type="dxa"/>
          </w:tcPr>
          <w:p w14:paraId="547AB879" w14:textId="77777777" w:rsidR="00C57B56" w:rsidRPr="00267BEB" w:rsidRDefault="00C57B56" w:rsidP="005C5A9F">
            <w:pPr>
              <w:pStyle w:val="Compact"/>
            </w:pPr>
            <w:r>
              <w:t>Integer</w:t>
            </w:r>
          </w:p>
        </w:tc>
        <w:tc>
          <w:tcPr>
            <w:tcW w:w="1498" w:type="dxa"/>
          </w:tcPr>
          <w:p w14:paraId="0303E0D6" w14:textId="77777777" w:rsidR="00C57B56" w:rsidRPr="00267BEB" w:rsidRDefault="00C57B56" w:rsidP="005C5A9F">
            <w:pPr>
              <w:pStyle w:val="Compact"/>
            </w:pPr>
            <w:r>
              <w:t>seconds</w:t>
            </w:r>
          </w:p>
        </w:tc>
        <w:tc>
          <w:tcPr>
            <w:tcW w:w="2782" w:type="dxa"/>
          </w:tcPr>
          <w:p w14:paraId="46D53447" w14:textId="77777777" w:rsidR="00C57B56" w:rsidRPr="00267BEB" w:rsidRDefault="00C57B56" w:rsidP="005C5A9F">
            <w:pPr>
              <w:pStyle w:val="Compact"/>
            </w:pPr>
            <w:r>
              <w:t>Minimum satellite tracking duration (1-99999)</w:t>
            </w:r>
          </w:p>
        </w:tc>
      </w:tr>
      <w:tr w:rsidR="00C57B56" w14:paraId="5472A03E" w14:textId="77777777" w:rsidTr="005C5A9F">
        <w:tc>
          <w:tcPr>
            <w:tcW w:w="2354" w:type="dxa"/>
          </w:tcPr>
          <w:p w14:paraId="41BA58DE" w14:textId="77777777" w:rsidR="00C57B56" w:rsidRDefault="00C57B56" w:rsidP="005C5A9F">
            <w:pPr>
              <w:pStyle w:val="Compact"/>
            </w:pPr>
            <w:r>
              <w:t>elev_angle</w:t>
            </w:r>
          </w:p>
        </w:tc>
        <w:tc>
          <w:tcPr>
            <w:tcW w:w="1284" w:type="dxa"/>
          </w:tcPr>
          <w:p w14:paraId="24F026D3" w14:textId="77777777" w:rsidR="00C57B56" w:rsidRDefault="00C57B56" w:rsidP="005C5A9F">
            <w:pPr>
              <w:pStyle w:val="Compact"/>
            </w:pPr>
            <w:r>
              <w:t>Double</w:t>
            </w:r>
          </w:p>
        </w:tc>
        <w:tc>
          <w:tcPr>
            <w:tcW w:w="1498" w:type="dxa"/>
          </w:tcPr>
          <w:p w14:paraId="2C0E2EE4" w14:textId="77777777" w:rsidR="00C57B56" w:rsidRDefault="00C57B56" w:rsidP="005C5A9F">
            <w:pPr>
              <w:pStyle w:val="Compact"/>
            </w:pPr>
            <w:r>
              <w:t>degrees</w:t>
            </w:r>
          </w:p>
        </w:tc>
        <w:tc>
          <w:tcPr>
            <w:tcW w:w="2782" w:type="dxa"/>
          </w:tcPr>
          <w:p w14:paraId="3729AA2F" w14:textId="77777777" w:rsidR="00C57B56" w:rsidRDefault="00C57B56" w:rsidP="005C5A9F">
            <w:pPr>
              <w:pStyle w:val="Compact"/>
            </w:pPr>
            <w:r>
              <w:t>Minimum elevation angle (0-90)</w:t>
            </w:r>
          </w:p>
        </w:tc>
      </w:tr>
    </w:tbl>
    <w:p w14:paraId="4C7A5C30" w14:textId="77777777" w:rsidR="00C57B56" w:rsidRDefault="00537DEF" w:rsidP="00C57B56">
      <w:pPr>
        <w:pStyle w:val="Heading4"/>
      </w:pPr>
      <w:bookmarkStart w:id="92" w:name="exclusion-zone-array"/>
      <w:bookmarkEnd w:id="91"/>
      <w:del w:id="93" w:author="Timur" w:date="2026-07-02T00:00:00Z">
        <w:r>
          <w:delText>5</w:delText>
        </w:r>
      </w:del>
      <w:ins w:id="94" w:author="Timur" w:date="2026-07-02T00:00:00Z">
        <w:r>
          <w:t>6</w:t>
        </w:r>
      </w:ins>
      <w:r>
        <w:t>.7.2.3 Exclusion Zone Array</w:t>
      </w:r>
    </w:p>
    <w:p w14:paraId="0D2F8C56" w14:textId="77777777" w:rsidR="00C57B56" w:rsidRPr="00F47FD6" w:rsidRDefault="00C57B56" w:rsidP="00C57B56">
      <w:pPr>
        <w:pStyle w:val="SourceCode"/>
        <w:rPr>
          <w:lang w:val="fr-FR"/>
        </w:rPr>
      </w:pPr>
      <w:r>
        <w:rPr>
          <w:rStyle w:val="NormalTok"/>
          <w:lang w:val="fr-FR"/>
        </w:rPr>
        <w:t xml:space="preserve">    &lt;</w:t>
      </w:r>
      <w:r>
        <w:rPr>
          <w:rStyle w:val="KeywordTok"/>
          <w:lang w:val="fr-FR"/>
        </w:rPr>
        <w:t>min_exclude</w:t>
      </w:r>
      <w:r>
        <w:rPr>
          <w:rStyle w:val="NormalTok"/>
          <w:lang w:val="fr-FR"/>
        </w:rPr>
        <w:t xml:space="preserve"> </w:t>
      </w:r>
      <w:r>
        <w:rPr>
          <w:rStyle w:val="OtherTok"/>
          <w:lang w:val="fr-FR"/>
        </w:rPr>
        <w:t>c=</w:t>
      </w:r>
      <w:r>
        <w:rPr>
          <w:rStyle w:val="StringTok"/>
          <w:lang w:val="fr-FR"/>
        </w:rPr>
        <w:t>"1"</w:t>
      </w:r>
      <w:r>
        <w:rPr>
          <w:rStyle w:val="NormalTok"/>
          <w:lang w:val="fr-FR"/>
        </w:rPr>
        <w:t>&gt;</w:t>
      </w:r>
      <w:r>
        <w:rPr>
          <w:lang w:val="fr-FR"/>
        </w:rPr>
        <w:br/>
      </w:r>
      <w:r>
        <w:rPr>
          <w:rStyle w:val="NormalTok"/>
          <w:lang w:val="fr-FR"/>
        </w:rPr>
        <w:t xml:space="preserve">      &lt;</w:t>
      </w:r>
      <w:r>
        <w:rPr>
          <w:rStyle w:val="KeywordTok"/>
          <w:lang w:val="fr-FR"/>
        </w:rPr>
        <w:t>exclusion_zone_angle</w:t>
      </w:r>
      <w:r>
        <w:rPr>
          <w:rStyle w:val="NormalTok"/>
          <w:lang w:val="fr-FR"/>
        </w:rPr>
        <w:t xml:space="preserve"> </w:t>
      </w:r>
      <w:r>
        <w:rPr>
          <w:rStyle w:val="OtherTok"/>
          <w:lang w:val="fr-FR"/>
        </w:rPr>
        <w:t>a=</w:t>
      </w:r>
      <w:r>
        <w:rPr>
          <w:rStyle w:val="StringTok"/>
          <w:lang w:val="fr-FR"/>
        </w:rPr>
        <w:t>"-75"</w:t>
      </w:r>
      <w:r>
        <w:rPr>
          <w:rStyle w:val="NormalTok"/>
          <w:lang w:val="fr-FR"/>
        </w:rPr>
        <w:t>&gt;0&lt;/</w:t>
      </w:r>
      <w:r>
        <w:rPr>
          <w:rStyle w:val="KeywordTok"/>
          <w:lang w:val="fr-FR"/>
        </w:rPr>
        <w:t>exclusion_zone_angle</w:t>
      </w:r>
      <w:r>
        <w:rPr>
          <w:rStyle w:val="NormalTok"/>
          <w:lang w:val="fr-FR"/>
        </w:rPr>
        <w:t>&gt;</w:t>
      </w:r>
      <w:r>
        <w:rPr>
          <w:lang w:val="fr-FR"/>
        </w:rPr>
        <w:br/>
      </w:r>
      <w:r>
        <w:rPr>
          <w:rStyle w:val="NormalTok"/>
          <w:lang w:val="fr-FR"/>
        </w:rPr>
        <w:t xml:space="preserve">      &lt;</w:t>
      </w:r>
      <w:r>
        <w:rPr>
          <w:rStyle w:val="KeywordTok"/>
          <w:lang w:val="fr-FR"/>
        </w:rPr>
        <w:t>exclusion_zone_angle</w:t>
      </w:r>
      <w:r>
        <w:rPr>
          <w:rStyle w:val="NormalTok"/>
          <w:lang w:val="fr-FR"/>
        </w:rPr>
        <w:t xml:space="preserve"> </w:t>
      </w:r>
      <w:r>
        <w:rPr>
          <w:rStyle w:val="OtherTok"/>
          <w:lang w:val="fr-FR"/>
        </w:rPr>
        <w:t>a=</w:t>
      </w:r>
      <w:r>
        <w:rPr>
          <w:rStyle w:val="StringTok"/>
          <w:lang w:val="fr-FR"/>
        </w:rPr>
        <w:t>"-45"</w:t>
      </w:r>
      <w:r>
        <w:rPr>
          <w:rStyle w:val="NormalTok"/>
          <w:lang w:val="fr-FR"/>
        </w:rPr>
        <w:t>&gt;3&lt;/</w:t>
      </w:r>
      <w:r>
        <w:rPr>
          <w:rStyle w:val="KeywordTok"/>
          <w:lang w:val="fr-FR"/>
        </w:rPr>
        <w:t>exclusion_zone_angle</w:t>
      </w:r>
      <w:r>
        <w:rPr>
          <w:rStyle w:val="NormalTok"/>
          <w:lang w:val="fr-FR"/>
        </w:rPr>
        <w:t>&gt;</w:t>
      </w:r>
      <w:r>
        <w:rPr>
          <w:lang w:val="fr-FR"/>
        </w:rPr>
        <w:br/>
      </w:r>
      <w:r>
        <w:rPr>
          <w:rStyle w:val="NormalTok"/>
          <w:lang w:val="fr-FR"/>
        </w:rPr>
        <w:t xml:space="preserve">      &lt;</w:t>
      </w:r>
      <w:r>
        <w:rPr>
          <w:rStyle w:val="KeywordTok"/>
          <w:lang w:val="fr-FR"/>
        </w:rPr>
        <w:t>exclusion_zone_angle</w:t>
      </w:r>
      <w:r>
        <w:rPr>
          <w:rStyle w:val="NormalTok"/>
          <w:lang w:val="fr-FR"/>
        </w:rPr>
        <w:t xml:space="preserve"> </w:t>
      </w:r>
      <w:r>
        <w:rPr>
          <w:rStyle w:val="OtherTok"/>
          <w:lang w:val="fr-FR"/>
        </w:rPr>
        <w:t>a=</w:t>
      </w:r>
      <w:r>
        <w:rPr>
          <w:rStyle w:val="StringTok"/>
          <w:lang w:val="fr-FR"/>
        </w:rPr>
        <w:t>"-15"</w:t>
      </w:r>
      <w:r>
        <w:rPr>
          <w:rStyle w:val="NormalTok"/>
          <w:lang w:val="fr-FR"/>
        </w:rPr>
        <w:t>&gt;5&lt;/</w:t>
      </w:r>
      <w:r>
        <w:rPr>
          <w:rStyle w:val="KeywordTok"/>
          <w:lang w:val="fr-FR"/>
        </w:rPr>
        <w:t>exclusion_zone_angle</w:t>
      </w:r>
      <w:r>
        <w:rPr>
          <w:rStyle w:val="NormalTok"/>
          <w:lang w:val="fr-FR"/>
        </w:rPr>
        <w:t>&gt;</w:t>
      </w:r>
      <w:r>
        <w:rPr>
          <w:lang w:val="fr-FR"/>
        </w:rPr>
        <w:br/>
      </w:r>
      <w:r>
        <w:rPr>
          <w:rStyle w:val="NormalTok"/>
          <w:lang w:val="fr-FR"/>
        </w:rPr>
        <w:t xml:space="preserve">      &lt;</w:t>
      </w:r>
      <w:r>
        <w:rPr>
          <w:rStyle w:val="KeywordTok"/>
          <w:lang w:val="fr-FR"/>
        </w:rPr>
        <w:t>exclusion_zone_angle</w:t>
      </w:r>
      <w:r>
        <w:rPr>
          <w:rStyle w:val="NormalTok"/>
          <w:lang w:val="fr-FR"/>
        </w:rPr>
        <w:t xml:space="preserve"> </w:t>
      </w:r>
      <w:r>
        <w:rPr>
          <w:rStyle w:val="OtherTok"/>
          <w:lang w:val="fr-FR"/>
        </w:rPr>
        <w:t>a=</w:t>
      </w:r>
      <w:r>
        <w:rPr>
          <w:rStyle w:val="StringTok"/>
          <w:lang w:val="fr-FR"/>
        </w:rPr>
        <w:t>"15"</w:t>
      </w:r>
      <w:r>
        <w:rPr>
          <w:rStyle w:val="NormalTok"/>
          <w:lang w:val="fr-FR"/>
        </w:rPr>
        <w:t>&gt;5&lt;/</w:t>
      </w:r>
      <w:r>
        <w:rPr>
          <w:rStyle w:val="KeywordTok"/>
          <w:lang w:val="fr-FR"/>
        </w:rPr>
        <w:t>exclusion_zone_angle</w:t>
      </w:r>
      <w:r>
        <w:rPr>
          <w:rStyle w:val="NormalTok"/>
          <w:lang w:val="fr-FR"/>
        </w:rPr>
        <w:t>&gt;</w:t>
      </w:r>
      <w:r>
        <w:rPr>
          <w:lang w:val="fr-FR"/>
        </w:rPr>
        <w:br/>
      </w:r>
      <w:r>
        <w:rPr>
          <w:rStyle w:val="NormalTok"/>
          <w:lang w:val="fr-FR"/>
        </w:rPr>
        <w:t xml:space="preserve">      &lt;</w:t>
      </w:r>
      <w:r>
        <w:rPr>
          <w:rStyle w:val="KeywordTok"/>
          <w:lang w:val="fr-FR"/>
        </w:rPr>
        <w:t>exclusion_zone_angle</w:t>
      </w:r>
      <w:r>
        <w:rPr>
          <w:rStyle w:val="NormalTok"/>
          <w:lang w:val="fr-FR"/>
        </w:rPr>
        <w:t xml:space="preserve"> </w:t>
      </w:r>
      <w:r>
        <w:rPr>
          <w:rStyle w:val="OtherTok"/>
          <w:lang w:val="fr-FR"/>
        </w:rPr>
        <w:t>a=</w:t>
      </w:r>
      <w:r>
        <w:rPr>
          <w:rStyle w:val="StringTok"/>
          <w:lang w:val="fr-FR"/>
        </w:rPr>
        <w:t>"45"</w:t>
      </w:r>
      <w:r>
        <w:rPr>
          <w:rStyle w:val="NormalTok"/>
          <w:lang w:val="fr-FR"/>
        </w:rPr>
        <w:t>&gt;3&lt;/</w:t>
      </w:r>
      <w:r>
        <w:rPr>
          <w:rStyle w:val="KeywordTok"/>
          <w:lang w:val="fr-FR"/>
        </w:rPr>
        <w:t>exclusion_zone_angle</w:t>
      </w:r>
      <w:r>
        <w:rPr>
          <w:rStyle w:val="NormalTok"/>
          <w:lang w:val="fr-FR"/>
        </w:rPr>
        <w:t>&gt;</w:t>
      </w:r>
      <w:r>
        <w:rPr>
          <w:lang w:val="fr-FR"/>
        </w:rPr>
        <w:br/>
      </w:r>
      <w:r>
        <w:rPr>
          <w:rStyle w:val="NormalTok"/>
          <w:lang w:val="fr-FR"/>
        </w:rPr>
        <w:t xml:space="preserve">      &lt;</w:t>
      </w:r>
      <w:r>
        <w:rPr>
          <w:rStyle w:val="KeywordTok"/>
          <w:lang w:val="fr-FR"/>
        </w:rPr>
        <w:t>exclusion_zone_angle</w:t>
      </w:r>
      <w:r>
        <w:rPr>
          <w:rStyle w:val="NormalTok"/>
          <w:lang w:val="fr-FR"/>
        </w:rPr>
        <w:t xml:space="preserve"> </w:t>
      </w:r>
      <w:r>
        <w:rPr>
          <w:rStyle w:val="OtherTok"/>
          <w:lang w:val="fr-FR"/>
        </w:rPr>
        <w:t>a=</w:t>
      </w:r>
      <w:r>
        <w:rPr>
          <w:rStyle w:val="StringTok"/>
          <w:lang w:val="fr-FR"/>
        </w:rPr>
        <w:t>"75"</w:t>
      </w:r>
      <w:r>
        <w:rPr>
          <w:rStyle w:val="NormalTok"/>
          <w:lang w:val="fr-FR"/>
        </w:rPr>
        <w:t>&gt;0&lt;/</w:t>
      </w:r>
      <w:r>
        <w:rPr>
          <w:rStyle w:val="KeywordTok"/>
          <w:lang w:val="fr-FR"/>
        </w:rPr>
        <w:t>exclusion_zone_angle</w:t>
      </w:r>
      <w:r>
        <w:rPr>
          <w:rStyle w:val="NormalTok"/>
          <w:lang w:val="fr-FR"/>
        </w:rPr>
        <w:t>&gt;</w:t>
      </w:r>
      <w:r>
        <w:rPr>
          <w:lang w:val="fr-FR"/>
        </w:rPr>
        <w:br/>
      </w:r>
      <w:r>
        <w:rPr>
          <w:rStyle w:val="NormalTok"/>
          <w:lang w:val="fr-FR"/>
        </w:rPr>
        <w:t xml:space="preserve">    &lt;/</w:t>
      </w:r>
      <w:r>
        <w:rPr>
          <w:rStyle w:val="KeywordTok"/>
          <w:lang w:val="fr-FR"/>
        </w:rPr>
        <w:t>min_exclude</w:t>
      </w:r>
      <w:r>
        <w:rPr>
          <w:rStyle w:val="NormalTok"/>
          <w:lang w:val="fr-FR"/>
        </w:rPr>
        <w:t>&gt;</w:t>
      </w:r>
    </w:p>
    <w:p w14:paraId="74276C1F" w14:textId="77777777" w:rsidR="00C57B56" w:rsidRPr="008D43A2" w:rsidRDefault="00C57B56" w:rsidP="00C57B56">
      <w:pPr>
        <w:pStyle w:val="FirstParagraph"/>
        <w:rPr>
          <w:lang w:val="fr-FR"/>
        </w:rPr>
      </w:pPr>
      <w:r>
        <w:rPr>
          <w:b/>
          <w:bCs/>
          <w:lang w:val="fr-FR"/>
        </w:rPr>
        <w:t>Parameters:</w:t>
      </w:r>
      <w:r>
        <w:rPr>
          <w:lang w:val="fr-FR"/>
        </w:rPr>
        <w:t xml:space="preserve"> </w:t>
      </w:r>
    </w:p>
    <w:p w14:paraId="276BD9E6" w14:textId="77777777" w:rsidR="00C57B56" w:rsidRPr="008D43A2" w:rsidRDefault="00C57B56" w:rsidP="00C57B56">
      <w:pPr>
        <w:pStyle w:val="FirstParagraph"/>
        <w:rPr>
          <w:lang w:val="fr-FR"/>
        </w:rPr>
      </w:pPr>
      <w:r>
        <w:rPr>
          <w:lang w:val="fr-FR"/>
        </w:rPr>
        <w:t xml:space="preserve">- </w:t>
      </w:r>
      <w:r>
        <w:rPr>
          <w:rStyle w:val="VerbatimChar"/>
          <w:lang w:val="fr-FR"/>
        </w:rPr>
        <w:t>c</w:t>
      </w:r>
      <w:r>
        <w:rPr>
          <w:lang w:val="fr-FR"/>
        </w:rPr>
        <w:t xml:space="preserve"> attribute: Orbital plane identifier (orb_id) </w:t>
      </w:r>
    </w:p>
    <w:p w14:paraId="6F93111D" w14:textId="77777777" w:rsidR="00C57B56" w:rsidRPr="008D43A2" w:rsidRDefault="00C57B56" w:rsidP="00C57B56">
      <w:pPr>
        <w:pStyle w:val="FirstParagraph"/>
        <w:rPr>
          <w:lang w:val="fr-FR"/>
        </w:rPr>
      </w:pPr>
      <w:r>
        <w:rPr>
          <w:lang w:val="fr-FR"/>
        </w:rPr>
        <w:t xml:space="preserve">- </w:t>
      </w:r>
      <w:r>
        <w:rPr>
          <w:rStyle w:val="VerbatimChar"/>
          <w:lang w:val="fr-FR"/>
        </w:rPr>
        <w:t>a</w:t>
      </w:r>
      <w:r>
        <w:rPr>
          <w:lang w:val="fr-FR"/>
        </w:rPr>
        <w:t xml:space="preserve"> attribute: Latitude in degrees </w:t>
      </w:r>
    </w:p>
    <w:p w14:paraId="78046717" w14:textId="77777777" w:rsidR="00C57B56" w:rsidRPr="008D43A2" w:rsidRDefault="00C57B56" w:rsidP="00C57B56">
      <w:pPr>
        <w:pStyle w:val="FirstParagraph"/>
        <w:rPr>
          <w:lang w:val="fr-FR"/>
        </w:rPr>
      </w:pPr>
      <w:r>
        <w:rPr>
          <w:lang w:val="fr-FR"/>
        </w:rPr>
        <w:t>- Element value: Exclusion zone angle in degrees (double, &gt;0)</w:t>
      </w:r>
    </w:p>
    <w:p w14:paraId="5BF3CA60" w14:textId="77777777" w:rsidR="00C57B56" w:rsidRDefault="00E44E55" w:rsidP="00C57B56">
      <w:pPr>
        <w:pStyle w:val="Heading4"/>
      </w:pPr>
      <w:bookmarkStart w:id="95" w:name="maximum-co-frequency-array"/>
      <w:bookmarkEnd w:id="92"/>
      <w:r>
        <w:t>6.7.2.4 Maximum Co-Frequency Array</w:t>
      </w:r>
    </w:p>
    <w:p w14:paraId="32A7A9CE" w14:textId="77777777" w:rsidR="00C57B56" w:rsidRDefault="00C57B56" w:rsidP="00C57B56">
      <w:pPr>
        <w:pStyle w:val="SourceCode"/>
      </w:pPr>
      <w:r>
        <w:rPr>
          <w:rStyle w:val="NormalTok"/>
        </w:rPr>
        <w:t xml:space="preserve">    &lt;</w:t>
      </w:r>
      <w:r>
        <w:rPr>
          <w:rStyle w:val="KeywordTok"/>
        </w:rPr>
        <w:t>max_co_freq</w:t>
      </w:r>
      <w:r>
        <w:rPr>
          <w:rStyle w:val="NormalTok"/>
        </w:rPr>
        <w:t xml:space="preserve"> </w:t>
      </w:r>
      <w:r>
        <w:rPr>
          <w:rStyle w:val="OtherTok"/>
        </w:rPr>
        <w:t>a=</w:t>
      </w:r>
      <w:r>
        <w:rPr>
          <w:rStyle w:val="StringTok"/>
        </w:rPr>
        <w:t>"0"</w:t>
      </w:r>
      <w:r>
        <w:rPr>
          <w:rStyle w:val="NormalTok"/>
        </w:rPr>
        <w:t>&gt;2&lt;/</w:t>
      </w:r>
      <w:r>
        <w:rPr>
          <w:rStyle w:val="KeywordTok"/>
        </w:rPr>
        <w:t>max_co_freq</w:t>
      </w:r>
      <w:r>
        <w:rPr>
          <w:rStyle w:val="NormalTok"/>
        </w:rPr>
        <w:t>&gt;</w:t>
      </w:r>
    </w:p>
    <w:p w14:paraId="652A1103" w14:textId="77777777" w:rsidR="00C57B56" w:rsidRDefault="00C57B56" w:rsidP="00C57B56">
      <w:pPr>
        <w:pStyle w:val="FirstParagraph"/>
      </w:pPr>
      <w:r>
        <w:rPr>
          <w:b/>
          <w:bCs/>
        </w:rPr>
        <w:t>Parameters:</w:t>
      </w:r>
      <w:r>
        <w:t xml:space="preserve"> </w:t>
      </w:r>
    </w:p>
    <w:p w14:paraId="19DB7D61" w14:textId="77777777" w:rsidR="00C57B56" w:rsidRDefault="00C57B56" w:rsidP="00C57B56">
      <w:pPr>
        <w:pStyle w:val="FirstParagraph"/>
      </w:pPr>
      <w:r>
        <w:t xml:space="preserve">- </w:t>
      </w:r>
      <w:r>
        <w:rPr>
          <w:rStyle w:val="VerbatimChar"/>
        </w:rPr>
        <w:t>a</w:t>
      </w:r>
      <w:r>
        <w:t xml:space="preserve"> attribute: Latitude in degrees </w:t>
      </w:r>
    </w:p>
    <w:p w14:paraId="1465AB30" w14:textId="77777777" w:rsidR="00C57B56" w:rsidRDefault="00C57B56" w:rsidP="00C57B56">
      <w:pPr>
        <w:pStyle w:val="FirstParagraph"/>
      </w:pPr>
      <w:r>
        <w:t>- Element value: Maximum number of co-frequency satellites (</w:t>
      </w:r>
    </w:p>
    <w:p w14:paraId="1B6505B7" w14:textId="77777777" w:rsidR="00C57B56" w:rsidRPr="00F47FD6" w:rsidRDefault="00E44E55" w:rsidP="00C57B56">
      <w:pPr>
        <w:pStyle w:val="Heading4"/>
        <w:rPr>
          <w:lang w:val="fr-FR"/>
        </w:rPr>
      </w:pPr>
      <w:bookmarkStart w:id="96" w:name="minimum-duration-array"/>
      <w:bookmarkEnd w:id="95"/>
      <w:r>
        <w:rPr>
          <w:lang w:val="fr-FR"/>
        </w:rPr>
        <w:t>6.7.2.5 Minimum Duration Array</w:t>
      </w:r>
    </w:p>
    <w:p w14:paraId="0D98F694" w14:textId="77777777" w:rsidR="00C57B56" w:rsidRPr="00F47FD6" w:rsidRDefault="00C57B56" w:rsidP="00C57B56">
      <w:pPr>
        <w:pStyle w:val="SourceCode"/>
        <w:rPr>
          <w:lang w:val="fr-FR"/>
        </w:rPr>
      </w:pPr>
      <w:r>
        <w:rPr>
          <w:rStyle w:val="NormalTok"/>
          <w:lang w:val="fr-FR"/>
        </w:rPr>
        <w:t xml:space="preserve">    &lt;</w:t>
      </w:r>
      <w:r>
        <w:rPr>
          <w:rStyle w:val="KeywordTok"/>
          <w:lang w:val="fr-FR"/>
        </w:rPr>
        <w:t>min_duration</w:t>
      </w:r>
      <w:r>
        <w:rPr>
          <w:rStyle w:val="NormalTok"/>
          <w:lang w:val="fr-FR"/>
        </w:rPr>
        <w:t xml:space="preserve"> </w:t>
      </w:r>
      <w:r>
        <w:rPr>
          <w:rStyle w:val="OtherTok"/>
          <w:lang w:val="fr-FR"/>
        </w:rPr>
        <w:t>a=</w:t>
      </w:r>
      <w:r>
        <w:rPr>
          <w:rStyle w:val="StringTok"/>
          <w:lang w:val="fr-FR"/>
        </w:rPr>
        <w:t>"-50"</w:t>
      </w:r>
      <w:r>
        <w:rPr>
          <w:rStyle w:val="NormalTok"/>
          <w:lang w:val="fr-FR"/>
        </w:rPr>
        <w:t>&gt;400&lt;/</w:t>
      </w:r>
      <w:r>
        <w:rPr>
          <w:rStyle w:val="KeywordTok"/>
          <w:lang w:val="fr-FR"/>
        </w:rPr>
        <w:t>min_duration</w:t>
      </w:r>
      <w:r>
        <w:rPr>
          <w:rStyle w:val="NormalTok"/>
          <w:lang w:val="fr-FR"/>
        </w:rPr>
        <w:t>&gt;</w:t>
      </w:r>
      <w:r>
        <w:rPr>
          <w:lang w:val="fr-FR"/>
        </w:rPr>
        <w:br/>
      </w:r>
      <w:r>
        <w:rPr>
          <w:rStyle w:val="NormalTok"/>
          <w:lang w:val="fr-FR"/>
        </w:rPr>
        <w:t xml:space="preserve">    &lt;</w:t>
      </w:r>
      <w:r>
        <w:rPr>
          <w:rStyle w:val="KeywordTok"/>
          <w:lang w:val="fr-FR"/>
        </w:rPr>
        <w:t>min_duration</w:t>
      </w:r>
      <w:r>
        <w:rPr>
          <w:rStyle w:val="NormalTok"/>
          <w:lang w:val="fr-FR"/>
        </w:rPr>
        <w:t xml:space="preserve"> </w:t>
      </w:r>
      <w:r>
        <w:rPr>
          <w:rStyle w:val="OtherTok"/>
          <w:lang w:val="fr-FR"/>
        </w:rPr>
        <w:t>a=</w:t>
      </w:r>
      <w:r>
        <w:rPr>
          <w:rStyle w:val="StringTok"/>
          <w:lang w:val="fr-FR"/>
        </w:rPr>
        <w:t>"0"</w:t>
      </w:r>
      <w:r>
        <w:rPr>
          <w:rStyle w:val="NormalTok"/>
          <w:lang w:val="fr-FR"/>
        </w:rPr>
        <w:t>&gt;1000&lt;/</w:t>
      </w:r>
      <w:r>
        <w:rPr>
          <w:rStyle w:val="KeywordTok"/>
          <w:lang w:val="fr-FR"/>
        </w:rPr>
        <w:t>min_duration</w:t>
      </w:r>
      <w:r>
        <w:rPr>
          <w:rStyle w:val="NormalTok"/>
          <w:lang w:val="fr-FR"/>
        </w:rPr>
        <w:t>&gt;</w:t>
      </w:r>
      <w:r>
        <w:rPr>
          <w:lang w:val="fr-FR"/>
        </w:rPr>
        <w:br/>
      </w:r>
      <w:r>
        <w:rPr>
          <w:rStyle w:val="NormalTok"/>
          <w:lang w:val="fr-FR"/>
        </w:rPr>
        <w:t xml:space="preserve">    &lt;</w:t>
      </w:r>
      <w:r>
        <w:rPr>
          <w:rStyle w:val="KeywordTok"/>
          <w:lang w:val="fr-FR"/>
        </w:rPr>
        <w:t>min_duration</w:t>
      </w:r>
      <w:r>
        <w:rPr>
          <w:rStyle w:val="NormalTok"/>
          <w:lang w:val="fr-FR"/>
        </w:rPr>
        <w:t xml:space="preserve"> </w:t>
      </w:r>
      <w:r>
        <w:rPr>
          <w:rStyle w:val="OtherTok"/>
          <w:lang w:val="fr-FR"/>
        </w:rPr>
        <w:t>a=</w:t>
      </w:r>
      <w:r>
        <w:rPr>
          <w:rStyle w:val="StringTok"/>
          <w:lang w:val="fr-FR"/>
        </w:rPr>
        <w:t>"50"</w:t>
      </w:r>
      <w:r>
        <w:rPr>
          <w:rStyle w:val="NormalTok"/>
          <w:lang w:val="fr-FR"/>
        </w:rPr>
        <w:t>&gt;400&lt;/</w:t>
      </w:r>
      <w:r>
        <w:rPr>
          <w:rStyle w:val="KeywordTok"/>
          <w:lang w:val="fr-FR"/>
        </w:rPr>
        <w:t>min_duration</w:t>
      </w:r>
      <w:r>
        <w:rPr>
          <w:rStyle w:val="NormalTok"/>
          <w:lang w:val="fr-FR"/>
        </w:rPr>
        <w:t>&gt;</w:t>
      </w:r>
    </w:p>
    <w:p w14:paraId="40384EFA" w14:textId="77777777" w:rsidR="00C57B56" w:rsidRDefault="00C57B56" w:rsidP="00C57B56">
      <w:pPr>
        <w:pStyle w:val="FirstParagraph"/>
      </w:pPr>
      <w:r>
        <w:rPr>
          <w:b/>
          <w:bCs/>
        </w:rPr>
        <w:t>Parameters:</w:t>
      </w:r>
      <w:r>
        <w:t xml:space="preserve"> </w:t>
      </w:r>
    </w:p>
    <w:p w14:paraId="4B3AA409" w14:textId="77777777" w:rsidR="00C57B56" w:rsidRDefault="00C57B56" w:rsidP="00C57B56">
      <w:pPr>
        <w:pStyle w:val="FirstParagraph"/>
      </w:pPr>
      <w:r>
        <w:t xml:space="preserve">- </w:t>
      </w:r>
      <w:r>
        <w:rPr>
          <w:rStyle w:val="VerbatimChar"/>
        </w:rPr>
        <w:t>a</w:t>
      </w:r>
      <w:r>
        <w:t xml:space="preserve"> attribute: Latitude in degrees </w:t>
      </w:r>
    </w:p>
    <w:p w14:paraId="23B3D798" w14:textId="77777777" w:rsidR="00C57B56" w:rsidRDefault="00C57B56" w:rsidP="00C57B56">
      <w:pPr>
        <w:pStyle w:val="FirstParagraph"/>
      </w:pPr>
      <w:r>
        <w:t>- Element value: Minimum tracking duration in seconds</w:t>
      </w:r>
    </w:p>
    <w:p w14:paraId="4562B264" w14:textId="77777777" w:rsidR="00C57B56" w:rsidRDefault="00E44E55" w:rsidP="00C57B56">
      <w:pPr>
        <w:pStyle w:val="Heading4"/>
      </w:pPr>
      <w:bookmarkStart w:id="97" w:name="minimum-elevation-angle-array"/>
      <w:bookmarkEnd w:id="96"/>
      <w:r>
        <w:t>6.7.2.6 Minimum Elevation Angle Array</w:t>
      </w:r>
    </w:p>
    <w:p w14:paraId="76628DCD" w14:textId="77777777" w:rsidR="00C57B56" w:rsidRDefault="00C57B56" w:rsidP="00C57B56">
      <w:pPr>
        <w:pStyle w:val="SourceCode"/>
      </w:pPr>
      <w:r>
        <w:rPr>
          <w:rStyle w:val="NormalTok"/>
        </w:rPr>
        <w:t xml:space="preserve">    &lt;</w:t>
      </w:r>
      <w:r>
        <w:rPr>
          <w:rStyle w:val="KeywordTok"/>
        </w:rPr>
        <w:t>min_elev</w:t>
      </w:r>
      <w:r>
        <w:rPr>
          <w:rStyle w:val="NormalTok"/>
        </w:rPr>
        <w:t xml:space="preserve"> </w:t>
      </w:r>
      <w:r>
        <w:rPr>
          <w:rStyle w:val="OtherTok"/>
        </w:rPr>
        <w:t>a=</w:t>
      </w:r>
      <w:r>
        <w:rPr>
          <w:rStyle w:val="StringTok"/>
        </w:rPr>
        <w:t>"-30"</w:t>
      </w:r>
      <w:r>
        <w:rPr>
          <w:rStyle w:val="NormalTok"/>
        </w:rPr>
        <w:t>&gt;</w:t>
      </w:r>
      <w:r>
        <w:br/>
      </w:r>
      <w:r>
        <w:rPr>
          <w:rStyle w:val="NormalTok"/>
        </w:rPr>
        <w:t xml:space="preserve">      &lt;</w:t>
      </w:r>
      <w:r>
        <w:rPr>
          <w:rStyle w:val="KeywordTok"/>
        </w:rPr>
        <w:t>elev_angle</w:t>
      </w:r>
      <w:r>
        <w:rPr>
          <w:rStyle w:val="NormalTok"/>
        </w:rPr>
        <w:t xml:space="preserve"> </w:t>
      </w:r>
      <w:r>
        <w:rPr>
          <w:rStyle w:val="OtherTok"/>
        </w:rPr>
        <w:t>b=</w:t>
      </w:r>
      <w:r>
        <w:rPr>
          <w:rStyle w:val="StringTok"/>
        </w:rPr>
        <w:t>"0"</w:t>
      </w:r>
      <w:r>
        <w:rPr>
          <w:rStyle w:val="NormalTok"/>
        </w:rPr>
        <w:t>&gt;30&lt;/</w:t>
      </w:r>
      <w:r>
        <w:rPr>
          <w:rStyle w:val="KeywordTok"/>
        </w:rPr>
        <w:t>elev_angle</w:t>
      </w:r>
      <w:r>
        <w:rPr>
          <w:rStyle w:val="NormalTok"/>
        </w:rPr>
        <w:t>&gt;</w:t>
      </w:r>
      <w:r>
        <w:br/>
      </w:r>
      <w:r>
        <w:rPr>
          <w:rStyle w:val="NormalTok"/>
        </w:rPr>
        <w:t xml:space="preserve">      &lt;</w:t>
      </w:r>
      <w:r>
        <w:rPr>
          <w:rStyle w:val="KeywordTok"/>
        </w:rPr>
        <w:t>elev_angle</w:t>
      </w:r>
      <w:r>
        <w:rPr>
          <w:rStyle w:val="NormalTok"/>
        </w:rPr>
        <w:t xml:space="preserve"> </w:t>
      </w:r>
      <w:r>
        <w:rPr>
          <w:rStyle w:val="OtherTok"/>
        </w:rPr>
        <w:t>b=</w:t>
      </w:r>
      <w:r>
        <w:rPr>
          <w:rStyle w:val="StringTok"/>
        </w:rPr>
        <w:t>"90"</w:t>
      </w:r>
      <w:r>
        <w:rPr>
          <w:rStyle w:val="NormalTok"/>
        </w:rPr>
        <w:t>&gt;40&lt;/</w:t>
      </w:r>
      <w:r>
        <w:rPr>
          <w:rStyle w:val="KeywordTok"/>
        </w:rPr>
        <w:t>elev_angle</w:t>
      </w:r>
      <w:r>
        <w:rPr>
          <w:rStyle w:val="NormalTok"/>
        </w:rPr>
        <w:t>&gt;</w:t>
      </w:r>
      <w:r>
        <w:br/>
      </w:r>
      <w:r>
        <w:rPr>
          <w:rStyle w:val="NormalTok"/>
        </w:rPr>
        <w:t xml:space="preserve">      &lt;</w:t>
      </w:r>
      <w:r>
        <w:rPr>
          <w:rStyle w:val="KeywordTok"/>
        </w:rPr>
        <w:t>elev_angle</w:t>
      </w:r>
      <w:r>
        <w:rPr>
          <w:rStyle w:val="NormalTok"/>
        </w:rPr>
        <w:t xml:space="preserve"> </w:t>
      </w:r>
      <w:r>
        <w:rPr>
          <w:rStyle w:val="OtherTok"/>
        </w:rPr>
        <w:t>b=</w:t>
      </w:r>
      <w:r>
        <w:rPr>
          <w:rStyle w:val="StringTok"/>
        </w:rPr>
        <w:t>"180"</w:t>
      </w:r>
      <w:r>
        <w:rPr>
          <w:rStyle w:val="NormalTok"/>
        </w:rPr>
        <w:t>&gt;30&lt;/</w:t>
      </w:r>
      <w:r>
        <w:rPr>
          <w:rStyle w:val="KeywordTok"/>
        </w:rPr>
        <w:t>elev_angle</w:t>
      </w:r>
      <w:r>
        <w:rPr>
          <w:rStyle w:val="NormalTok"/>
        </w:rPr>
        <w:t>&gt;</w:t>
      </w:r>
      <w:r>
        <w:br/>
      </w:r>
      <w:r>
        <w:rPr>
          <w:rStyle w:val="NormalTok"/>
        </w:rPr>
        <w:t xml:space="preserve">      &lt;</w:t>
      </w:r>
      <w:r>
        <w:rPr>
          <w:rStyle w:val="KeywordTok"/>
        </w:rPr>
        <w:t>elev_angle</w:t>
      </w:r>
      <w:r>
        <w:rPr>
          <w:rStyle w:val="NormalTok"/>
        </w:rPr>
        <w:t xml:space="preserve"> </w:t>
      </w:r>
      <w:r>
        <w:rPr>
          <w:rStyle w:val="OtherTok"/>
        </w:rPr>
        <w:t>b=</w:t>
      </w:r>
      <w:r>
        <w:rPr>
          <w:rStyle w:val="StringTok"/>
        </w:rPr>
        <w:t>"270"</w:t>
      </w:r>
      <w:r>
        <w:rPr>
          <w:rStyle w:val="NormalTok"/>
        </w:rPr>
        <w:t>&gt;40&lt;/</w:t>
      </w:r>
      <w:r>
        <w:rPr>
          <w:rStyle w:val="KeywordTok"/>
        </w:rPr>
        <w:t>elev_angle</w:t>
      </w:r>
      <w:r>
        <w:rPr>
          <w:rStyle w:val="NormalTok"/>
        </w:rPr>
        <w:t>&gt;</w:t>
      </w:r>
      <w:r>
        <w:br/>
      </w:r>
      <w:r>
        <w:rPr>
          <w:rStyle w:val="NormalTok"/>
        </w:rPr>
        <w:t xml:space="preserve">    &lt;/</w:t>
      </w:r>
      <w:r>
        <w:rPr>
          <w:rStyle w:val="KeywordTok"/>
        </w:rPr>
        <w:t>min_elev</w:t>
      </w:r>
      <w:r>
        <w:rPr>
          <w:rStyle w:val="NormalTok"/>
        </w:rPr>
        <w:t>&gt;</w:t>
      </w:r>
    </w:p>
    <w:p w14:paraId="3DE6EBC2" w14:textId="77777777" w:rsidR="00C57B56" w:rsidRDefault="00C57B56" w:rsidP="00C57B56">
      <w:pPr>
        <w:pStyle w:val="FirstParagraph"/>
      </w:pPr>
      <w:r>
        <w:rPr>
          <w:b/>
          <w:bCs/>
        </w:rPr>
        <w:t>Parameters:</w:t>
      </w:r>
      <w:r>
        <w:t xml:space="preserve"> </w:t>
      </w:r>
    </w:p>
    <w:p w14:paraId="5EEF35BC" w14:textId="77777777" w:rsidR="00C57B56" w:rsidRDefault="00C57B56" w:rsidP="00C57B56">
      <w:pPr>
        <w:pStyle w:val="FirstParagraph"/>
      </w:pPr>
      <w:r>
        <w:t xml:space="preserve">- </w:t>
      </w:r>
      <w:r>
        <w:rPr>
          <w:rStyle w:val="VerbatimChar"/>
        </w:rPr>
        <w:t>a</w:t>
      </w:r>
      <w:r>
        <w:t xml:space="preserve"> attribute: Latitude in degrees </w:t>
      </w:r>
    </w:p>
    <w:p w14:paraId="19ED5959" w14:textId="77777777" w:rsidR="00C57B56" w:rsidRDefault="00C57B56" w:rsidP="00C57B56">
      <w:pPr>
        <w:pStyle w:val="FirstParagraph"/>
      </w:pPr>
      <w:r>
        <w:lastRenderedPageBreak/>
        <w:t xml:space="preserve">- </w:t>
      </w:r>
      <w:r>
        <w:rPr>
          <w:rStyle w:val="VerbatimChar"/>
        </w:rPr>
        <w:t>b</w:t>
      </w:r>
      <w:r>
        <w:t xml:space="preserve"> attribute: Azimuth in degrees (0-360) </w:t>
      </w:r>
    </w:p>
    <w:p w14:paraId="41895BF6" w14:textId="77777777" w:rsidR="00C57B56" w:rsidRDefault="00C57B56" w:rsidP="00C57B56">
      <w:pPr>
        <w:pStyle w:val="FirstParagraph"/>
      </w:pPr>
      <w:r>
        <w:t>- Element value: Minimum elevation angle in degrees</w:t>
      </w:r>
    </w:p>
    <w:p w14:paraId="4D99C1C9" w14:textId="77777777" w:rsidR="00C57B56" w:rsidRDefault="00E44E55" w:rsidP="00C57B56">
      <w:pPr>
        <w:pStyle w:val="Heading3"/>
      </w:pPr>
      <w:bookmarkStart w:id="98" w:name="_Toc228378703"/>
      <w:bookmarkStart w:id="99" w:name="_Toc228382284"/>
      <w:bookmarkStart w:id="100" w:name="xml-structure-for-pfd-masks"/>
      <w:bookmarkEnd w:id="89"/>
      <w:bookmarkEnd w:id="97"/>
      <w:r>
        <w:t>6.7.3 XML Structure for PFD Masks</w:t>
      </w:r>
      <w:bookmarkEnd w:id="98"/>
      <w:bookmarkEnd w:id="99"/>
    </w:p>
    <w:p w14:paraId="1EAC188F" w14:textId="77777777" w:rsidR="00C57B56" w:rsidRDefault="00E44E55" w:rsidP="00C57B56">
      <w:pPr>
        <w:pStyle w:val="Heading4"/>
      </w:pPr>
      <w:bookmarkStart w:id="101" w:name="alphadeltalongitude-format"/>
      <w:r>
        <w:t>6.7.3.1 Alpha/DeltaLongitude Format</w:t>
      </w:r>
    </w:p>
    <w:p w14:paraId="4B36E5F0" w14:textId="77777777" w:rsidR="00C57B56" w:rsidRDefault="00C57B56" w:rsidP="00C57B56">
      <w:pPr>
        <w:pStyle w:val="SourceCode"/>
      </w:pPr>
      <w:r>
        <w:rPr>
          <w:rStyle w:val="NormalTok"/>
        </w:rPr>
        <w:t>&lt;</w:t>
      </w:r>
      <w:r>
        <w:rPr>
          <w:rStyle w:val="KeywordTok"/>
        </w:rPr>
        <w:t>satellite_system</w:t>
      </w:r>
      <w:r>
        <w:rPr>
          <w:rStyle w:val="NormalTok"/>
        </w:rPr>
        <w:t xml:space="preserve"> </w:t>
      </w:r>
      <w:r>
        <w:rPr>
          <w:rStyle w:val="OtherTok"/>
        </w:rPr>
        <w:t>ntc_id=</w:t>
      </w:r>
      <w:r>
        <w:rPr>
          <w:rStyle w:val="StringTok"/>
        </w:rPr>
        <w:t>"123456789"</w:t>
      </w:r>
      <w:r>
        <w:rPr>
          <w:rStyle w:val="NormalTok"/>
        </w:rPr>
        <w:t xml:space="preserve"> </w:t>
      </w:r>
      <w:r>
        <w:rPr>
          <w:rStyle w:val="OtherTok"/>
        </w:rPr>
        <w:t>sat_name=</w:t>
      </w:r>
      <w:r>
        <w:rPr>
          <w:rStyle w:val="StringTok"/>
        </w:rPr>
        <w:t>"MySatName"</w:t>
      </w:r>
      <w:r>
        <w:rPr>
          <w:rStyle w:val="NormalTok"/>
        </w:rPr>
        <w:t>&gt;</w:t>
      </w:r>
      <w:r>
        <w:br/>
      </w:r>
      <w:r>
        <w:rPr>
          <w:rStyle w:val="NormalTok"/>
        </w:rPr>
        <w:t xml:space="preserve">  &lt;</w:t>
      </w:r>
      <w:r>
        <w:rPr>
          <w:rStyle w:val="KeywordTok"/>
        </w:rPr>
        <w:t>pfd_mask</w:t>
      </w:r>
      <w:r>
        <w:rPr>
          <w:rStyle w:val="NormalTok"/>
        </w:rPr>
        <w:t xml:space="preserve"> </w:t>
      </w:r>
      <w:r>
        <w:br/>
      </w:r>
      <w:r>
        <w:rPr>
          <w:rStyle w:val="NormalTok"/>
        </w:rPr>
        <w:t xml:space="preserve">      </w:t>
      </w:r>
      <w:r>
        <w:rPr>
          <w:rStyle w:val="OtherTok"/>
        </w:rPr>
        <w:t>mask_id=</w:t>
      </w:r>
      <w:r>
        <w:rPr>
          <w:rStyle w:val="StringTok"/>
        </w:rPr>
        <w:t>"3"</w:t>
      </w:r>
      <w:r>
        <w:rPr>
          <w:rStyle w:val="NormalTok"/>
        </w:rPr>
        <w:t xml:space="preserve"> </w:t>
      </w:r>
      <w:r>
        <w:br/>
      </w:r>
      <w:r>
        <w:rPr>
          <w:rStyle w:val="NormalTok"/>
        </w:rPr>
        <w:t xml:space="preserve">      </w:t>
      </w:r>
      <w:r>
        <w:rPr>
          <w:rStyle w:val="OtherTok"/>
        </w:rPr>
        <w:t>low_freq_mhz=</w:t>
      </w:r>
      <w:r>
        <w:rPr>
          <w:rStyle w:val="StringTok"/>
        </w:rPr>
        <w:t>"10000"</w:t>
      </w:r>
      <w:r>
        <w:rPr>
          <w:rStyle w:val="NormalTok"/>
        </w:rPr>
        <w:t xml:space="preserve"> </w:t>
      </w:r>
      <w:r>
        <w:br/>
      </w:r>
      <w:r>
        <w:rPr>
          <w:rStyle w:val="NormalTok"/>
        </w:rPr>
        <w:t xml:space="preserve">      </w:t>
      </w:r>
      <w:r>
        <w:rPr>
          <w:rStyle w:val="OtherTok"/>
        </w:rPr>
        <w:t>high_freq_mhz=</w:t>
      </w:r>
      <w:r>
        <w:rPr>
          <w:rStyle w:val="StringTok"/>
        </w:rPr>
        <w:t>"40000"</w:t>
      </w:r>
      <w:r>
        <w:rPr>
          <w:rStyle w:val="NormalTok"/>
        </w:rPr>
        <w:t xml:space="preserve"> </w:t>
      </w:r>
      <w:r>
        <w:br/>
      </w:r>
      <w:r>
        <w:rPr>
          <w:rStyle w:val="NormalTok"/>
        </w:rPr>
        <w:t xml:space="preserve">      </w:t>
      </w:r>
      <w:r>
        <w:rPr>
          <w:rStyle w:val="OtherTok"/>
        </w:rPr>
        <w:t>refbw_khz=</w:t>
      </w:r>
      <w:r>
        <w:rPr>
          <w:rStyle w:val="StringTok"/>
        </w:rPr>
        <w:t>"40"</w:t>
      </w:r>
      <w:r>
        <w:rPr>
          <w:rStyle w:val="NormalTok"/>
        </w:rPr>
        <w:t xml:space="preserve"> </w:t>
      </w:r>
      <w:r>
        <w:br/>
      </w:r>
      <w:r>
        <w:rPr>
          <w:rStyle w:val="NormalTok"/>
        </w:rPr>
        <w:t xml:space="preserve">      </w:t>
      </w:r>
      <w:r>
        <w:rPr>
          <w:rStyle w:val="OtherTok"/>
        </w:rPr>
        <w:t>type=</w:t>
      </w:r>
      <w:r>
        <w:rPr>
          <w:rStyle w:val="StringTok"/>
        </w:rPr>
        <w:t>"alpha_deltaLongitude"</w:t>
      </w:r>
      <w:r>
        <w:rPr>
          <w:rStyle w:val="NormalTok"/>
        </w:rPr>
        <w:t xml:space="preserve"> </w:t>
      </w:r>
      <w:r>
        <w:br/>
      </w:r>
      <w:r>
        <w:rPr>
          <w:rStyle w:val="NormalTok"/>
        </w:rPr>
        <w:t xml:space="preserve">      </w:t>
      </w:r>
      <w:r>
        <w:rPr>
          <w:rStyle w:val="OtherTok"/>
        </w:rPr>
        <w:t>a_name=</w:t>
      </w:r>
      <w:r>
        <w:rPr>
          <w:rStyle w:val="StringTok"/>
        </w:rPr>
        <w:t>"latitude"</w:t>
      </w:r>
      <w:r>
        <w:rPr>
          <w:rStyle w:val="NormalTok"/>
        </w:rPr>
        <w:t xml:space="preserve"> </w:t>
      </w:r>
      <w:r>
        <w:br/>
      </w:r>
      <w:r>
        <w:rPr>
          <w:rStyle w:val="NormalTok"/>
        </w:rPr>
        <w:t xml:space="preserve">      </w:t>
      </w:r>
      <w:r>
        <w:rPr>
          <w:rStyle w:val="OtherTok"/>
        </w:rPr>
        <w:t>b_name=</w:t>
      </w:r>
      <w:r>
        <w:rPr>
          <w:rStyle w:val="StringTok"/>
        </w:rPr>
        <w:t>"alpha"</w:t>
      </w:r>
      <w:r>
        <w:rPr>
          <w:rStyle w:val="NormalTok"/>
        </w:rPr>
        <w:t xml:space="preserve"> </w:t>
      </w:r>
      <w:r>
        <w:br/>
      </w:r>
      <w:r>
        <w:rPr>
          <w:rStyle w:val="NormalTok"/>
        </w:rPr>
        <w:t xml:space="preserve">      </w:t>
      </w:r>
      <w:r>
        <w:rPr>
          <w:rStyle w:val="OtherTok"/>
        </w:rPr>
        <w:t>c_name=</w:t>
      </w:r>
      <w:r>
        <w:rPr>
          <w:rStyle w:val="StringTok"/>
        </w:rPr>
        <w:t>"deltaLongitude"</w:t>
      </w:r>
      <w:r>
        <w:rPr>
          <w:rStyle w:val="NormalTok"/>
        </w:rPr>
        <w:t>&gt;</w:t>
      </w:r>
      <w:r>
        <w:br/>
      </w:r>
      <w:r>
        <w:rPr>
          <w:rStyle w:val="NormalTok"/>
        </w:rPr>
        <w:t xml:space="preserve">    &lt;</w:t>
      </w:r>
      <w:r>
        <w:rPr>
          <w:rStyle w:val="KeywordTok"/>
        </w:rPr>
        <w:t>by_a</w:t>
      </w:r>
      <w:r>
        <w:rPr>
          <w:rStyle w:val="NormalTok"/>
        </w:rPr>
        <w:t xml:space="preserve"> </w:t>
      </w:r>
      <w:r>
        <w:rPr>
          <w:rStyle w:val="OtherTok"/>
        </w:rPr>
        <w:t>a=</w:t>
      </w:r>
      <w:r>
        <w:rPr>
          <w:rStyle w:val="StringTok"/>
        </w:rPr>
        <w:t>"0"</w:t>
      </w:r>
      <w:r>
        <w:rPr>
          <w:rStyle w:val="NormalTok"/>
        </w:rPr>
        <w:t>&gt;</w:t>
      </w:r>
      <w:r>
        <w:br/>
      </w:r>
      <w:r>
        <w:rPr>
          <w:rStyle w:val="NormalTok"/>
        </w:rPr>
        <w:t xml:space="preserve">      &lt;</w:t>
      </w:r>
      <w:r>
        <w:rPr>
          <w:rStyle w:val="KeywordTok"/>
        </w:rPr>
        <w:t>by_b</w:t>
      </w:r>
      <w:r>
        <w:rPr>
          <w:rStyle w:val="NormalTok"/>
        </w:rPr>
        <w:t xml:space="preserve"> </w:t>
      </w:r>
      <w:r>
        <w:rPr>
          <w:rStyle w:val="OtherTok"/>
        </w:rPr>
        <w:t>b=</w:t>
      </w:r>
      <w:r>
        <w:rPr>
          <w:rStyle w:val="StringTok"/>
        </w:rPr>
        <w:t>"-180"</w:t>
      </w:r>
      <w:r>
        <w:rPr>
          <w:rStyle w:val="NormalTok"/>
        </w:rPr>
        <w:t>&gt;</w:t>
      </w:r>
      <w:r>
        <w:br/>
      </w:r>
      <w:r>
        <w:rPr>
          <w:rStyle w:val="NormalTok"/>
        </w:rPr>
        <w:t xml:space="preserve">        &lt;</w:t>
      </w:r>
      <w:r>
        <w:rPr>
          <w:rStyle w:val="KeywordTok"/>
        </w:rPr>
        <w:t>pfd</w:t>
      </w:r>
      <w:r>
        <w:rPr>
          <w:rStyle w:val="NormalTok"/>
        </w:rPr>
        <w:t xml:space="preserve"> </w:t>
      </w:r>
      <w:r>
        <w:rPr>
          <w:rStyle w:val="OtherTok"/>
        </w:rPr>
        <w:t>c=</w:t>
      </w:r>
      <w:r>
        <w:rPr>
          <w:rStyle w:val="StringTok"/>
        </w:rPr>
        <w:t>"-20"</w:t>
      </w:r>
      <w:r>
        <w:rPr>
          <w:rStyle w:val="NormalTok"/>
        </w:rPr>
        <w:t>&gt;-150&lt;/</w:t>
      </w:r>
      <w:r>
        <w:rPr>
          <w:rStyle w:val="KeywordTok"/>
        </w:rPr>
        <w:t>pfd</w:t>
      </w:r>
      <w:r>
        <w:rPr>
          <w:rStyle w:val="NormalTok"/>
        </w:rPr>
        <w:t>&gt;</w:t>
      </w:r>
      <w:r>
        <w:br/>
      </w:r>
      <w:r>
        <w:rPr>
          <w:rStyle w:val="NormalTok"/>
        </w:rPr>
        <w:t xml:space="preserve">        &lt;</w:t>
      </w:r>
      <w:r>
        <w:rPr>
          <w:rStyle w:val="KeywordTok"/>
        </w:rPr>
        <w:t>pfd</w:t>
      </w:r>
      <w:r>
        <w:rPr>
          <w:rStyle w:val="NormalTok"/>
        </w:rPr>
        <w:t xml:space="preserve"> </w:t>
      </w:r>
      <w:r>
        <w:rPr>
          <w:rStyle w:val="OtherTok"/>
        </w:rPr>
        <w:t>c=</w:t>
      </w:r>
      <w:r>
        <w:rPr>
          <w:rStyle w:val="StringTok"/>
        </w:rPr>
        <w:t>"0"</w:t>
      </w:r>
      <w:r>
        <w:rPr>
          <w:rStyle w:val="NormalTok"/>
        </w:rPr>
        <w:t>&gt;-140&lt;/</w:t>
      </w:r>
      <w:r>
        <w:rPr>
          <w:rStyle w:val="KeywordTok"/>
        </w:rPr>
        <w:t>pfd</w:t>
      </w:r>
      <w:r>
        <w:rPr>
          <w:rStyle w:val="NormalTok"/>
        </w:rPr>
        <w:t>&gt;</w:t>
      </w:r>
      <w:r>
        <w:br/>
      </w:r>
      <w:r>
        <w:rPr>
          <w:rStyle w:val="NormalTok"/>
        </w:rPr>
        <w:t xml:space="preserve">        &lt;</w:t>
      </w:r>
      <w:r>
        <w:rPr>
          <w:rStyle w:val="KeywordTok"/>
        </w:rPr>
        <w:t>pfd</w:t>
      </w:r>
      <w:r>
        <w:rPr>
          <w:rStyle w:val="NormalTok"/>
        </w:rPr>
        <w:t xml:space="preserve"> </w:t>
      </w:r>
      <w:r>
        <w:rPr>
          <w:rStyle w:val="OtherTok"/>
        </w:rPr>
        <w:t>c=</w:t>
      </w:r>
      <w:r>
        <w:rPr>
          <w:rStyle w:val="StringTok"/>
        </w:rPr>
        <w:t>"20"</w:t>
      </w:r>
      <w:r>
        <w:rPr>
          <w:rStyle w:val="NormalTok"/>
        </w:rPr>
        <w:t>&gt;-150&lt;/</w:t>
      </w:r>
      <w:r>
        <w:rPr>
          <w:rStyle w:val="KeywordTok"/>
        </w:rPr>
        <w:t>pfd</w:t>
      </w:r>
      <w:r>
        <w:rPr>
          <w:rStyle w:val="NormalTok"/>
        </w:rPr>
        <w:t>&gt;</w:t>
      </w:r>
      <w:r>
        <w:br/>
      </w:r>
      <w:r>
        <w:rPr>
          <w:rStyle w:val="NormalTok"/>
        </w:rPr>
        <w:t xml:space="preserve">      &lt;/</w:t>
      </w:r>
      <w:r>
        <w:rPr>
          <w:rStyle w:val="KeywordTok"/>
        </w:rPr>
        <w:t>by_b</w:t>
      </w:r>
      <w:r>
        <w:rPr>
          <w:rStyle w:val="NormalTok"/>
        </w:rPr>
        <w:t>&gt;</w:t>
      </w:r>
      <w:r>
        <w:br/>
      </w:r>
      <w:r>
        <w:rPr>
          <w:rStyle w:val="NormalTok"/>
        </w:rPr>
        <w:t xml:space="preserve">      &lt;</w:t>
      </w:r>
      <w:r>
        <w:rPr>
          <w:rStyle w:val="KeywordTok"/>
        </w:rPr>
        <w:t>by_b</w:t>
      </w:r>
      <w:r>
        <w:rPr>
          <w:rStyle w:val="NormalTok"/>
        </w:rPr>
        <w:t xml:space="preserve"> </w:t>
      </w:r>
      <w:r>
        <w:rPr>
          <w:rStyle w:val="OtherTok"/>
        </w:rPr>
        <w:t>b=</w:t>
      </w:r>
      <w:r>
        <w:rPr>
          <w:rStyle w:val="StringTok"/>
        </w:rPr>
        <w:t>"-8"</w:t>
      </w:r>
      <w:r>
        <w:rPr>
          <w:rStyle w:val="NormalTok"/>
        </w:rPr>
        <w:t>&gt;</w:t>
      </w:r>
      <w:r>
        <w:br/>
      </w:r>
      <w:r>
        <w:rPr>
          <w:rStyle w:val="NormalTok"/>
        </w:rPr>
        <w:t xml:space="preserve">        &lt;</w:t>
      </w:r>
      <w:r>
        <w:rPr>
          <w:rStyle w:val="KeywordTok"/>
        </w:rPr>
        <w:t>pfd</w:t>
      </w:r>
      <w:r>
        <w:rPr>
          <w:rStyle w:val="NormalTok"/>
        </w:rPr>
        <w:t xml:space="preserve"> </w:t>
      </w:r>
      <w:r>
        <w:rPr>
          <w:rStyle w:val="OtherTok"/>
        </w:rPr>
        <w:t>c=</w:t>
      </w:r>
      <w:r>
        <w:rPr>
          <w:rStyle w:val="StringTok"/>
        </w:rPr>
        <w:t>"-20"</w:t>
      </w:r>
      <w:r>
        <w:rPr>
          <w:rStyle w:val="NormalTok"/>
        </w:rPr>
        <w:t>&gt;-165&lt;/</w:t>
      </w:r>
      <w:r>
        <w:rPr>
          <w:rStyle w:val="KeywordTok"/>
        </w:rPr>
        <w:t>pfd</w:t>
      </w:r>
      <w:r>
        <w:rPr>
          <w:rStyle w:val="NormalTok"/>
        </w:rPr>
        <w:t>&gt;</w:t>
      </w:r>
      <w:r>
        <w:br/>
      </w:r>
      <w:r>
        <w:rPr>
          <w:rStyle w:val="NormalTok"/>
        </w:rPr>
        <w:t xml:space="preserve">        &lt;</w:t>
      </w:r>
      <w:r>
        <w:rPr>
          <w:rStyle w:val="KeywordTok"/>
        </w:rPr>
        <w:t>pfd</w:t>
      </w:r>
      <w:r>
        <w:rPr>
          <w:rStyle w:val="NormalTok"/>
        </w:rPr>
        <w:t xml:space="preserve"> </w:t>
      </w:r>
      <w:r>
        <w:rPr>
          <w:rStyle w:val="OtherTok"/>
        </w:rPr>
        <w:t>c=</w:t>
      </w:r>
      <w:r>
        <w:rPr>
          <w:rStyle w:val="StringTok"/>
        </w:rPr>
        <w:t>"0"</w:t>
      </w:r>
      <w:r>
        <w:rPr>
          <w:rStyle w:val="NormalTok"/>
        </w:rPr>
        <w:t>&gt;-155&lt;/</w:t>
      </w:r>
      <w:r>
        <w:rPr>
          <w:rStyle w:val="KeywordTok"/>
        </w:rPr>
        <w:t>pfd</w:t>
      </w:r>
      <w:r>
        <w:rPr>
          <w:rStyle w:val="NormalTok"/>
        </w:rPr>
        <w:t>&gt;</w:t>
      </w:r>
      <w:r>
        <w:br/>
      </w:r>
      <w:r>
        <w:rPr>
          <w:rStyle w:val="NormalTok"/>
        </w:rPr>
        <w:t xml:space="preserve">        &lt;</w:t>
      </w:r>
      <w:r>
        <w:rPr>
          <w:rStyle w:val="KeywordTok"/>
        </w:rPr>
        <w:t>pfd</w:t>
      </w:r>
      <w:r>
        <w:rPr>
          <w:rStyle w:val="NormalTok"/>
        </w:rPr>
        <w:t xml:space="preserve"> </w:t>
      </w:r>
      <w:r>
        <w:rPr>
          <w:rStyle w:val="OtherTok"/>
        </w:rPr>
        <w:t>c=</w:t>
      </w:r>
      <w:r>
        <w:rPr>
          <w:rStyle w:val="StringTok"/>
        </w:rPr>
        <w:t>"20"</w:t>
      </w:r>
      <w:r>
        <w:rPr>
          <w:rStyle w:val="NormalTok"/>
        </w:rPr>
        <w:t>&gt;-165&lt;/</w:t>
      </w:r>
      <w:r>
        <w:rPr>
          <w:rStyle w:val="KeywordTok"/>
        </w:rPr>
        <w:t>pfd</w:t>
      </w:r>
      <w:r>
        <w:rPr>
          <w:rStyle w:val="NormalTok"/>
        </w:rPr>
        <w:t>&gt;</w:t>
      </w:r>
      <w:r>
        <w:br/>
      </w:r>
      <w:r>
        <w:rPr>
          <w:rStyle w:val="NormalTok"/>
        </w:rPr>
        <w:t xml:space="preserve">      &lt;/</w:t>
      </w:r>
      <w:r>
        <w:rPr>
          <w:rStyle w:val="KeywordTok"/>
        </w:rPr>
        <w:t>by_b</w:t>
      </w:r>
      <w:r>
        <w:rPr>
          <w:rStyle w:val="NormalTok"/>
        </w:rPr>
        <w:t>&gt;</w:t>
      </w:r>
      <w:r>
        <w:br/>
      </w:r>
      <w:r>
        <w:rPr>
          <w:rStyle w:val="NormalTok"/>
        </w:rPr>
        <w:t xml:space="preserve">    &lt;/</w:t>
      </w:r>
      <w:r>
        <w:rPr>
          <w:rStyle w:val="KeywordTok"/>
        </w:rPr>
        <w:t>by_a</w:t>
      </w:r>
      <w:r>
        <w:rPr>
          <w:rStyle w:val="NormalTok"/>
        </w:rPr>
        <w:t>&gt;</w:t>
      </w:r>
      <w:r>
        <w:br/>
      </w:r>
      <w:r>
        <w:rPr>
          <w:rStyle w:val="NormalTok"/>
        </w:rPr>
        <w:t xml:space="preserve">  &lt;/</w:t>
      </w:r>
      <w:r>
        <w:rPr>
          <w:rStyle w:val="KeywordTok"/>
        </w:rPr>
        <w:t>pfd_mask</w:t>
      </w:r>
      <w:r>
        <w:rPr>
          <w:rStyle w:val="NormalTok"/>
        </w:rPr>
        <w:t>&gt;</w:t>
      </w:r>
      <w:r>
        <w:br/>
      </w:r>
      <w:r>
        <w:rPr>
          <w:rStyle w:val="NormalTok"/>
        </w:rPr>
        <w:t>&lt;/</w:t>
      </w:r>
      <w:r>
        <w:rPr>
          <w:rStyle w:val="KeywordTok"/>
        </w:rPr>
        <w:t>satellite_system</w:t>
      </w:r>
      <w:r>
        <w:rPr>
          <w:rStyle w:val="NormalTok"/>
        </w:rPr>
        <w:t>&gt;</w:t>
      </w:r>
    </w:p>
    <w:p w14:paraId="142006AD" w14:textId="77777777" w:rsidR="00C57B56" w:rsidRDefault="00E44E55" w:rsidP="00C57B56">
      <w:pPr>
        <w:pStyle w:val="Heading4"/>
      </w:pPr>
      <w:bookmarkStart w:id="102" w:name="azimuthelevation-format"/>
      <w:bookmarkEnd w:id="101"/>
      <w:r>
        <w:t>6.7.3.2 Azimuth/Elevation Format</w:t>
      </w:r>
    </w:p>
    <w:p w14:paraId="2BACD033" w14:textId="77777777" w:rsidR="00C57B56" w:rsidRDefault="00C57B56" w:rsidP="00C57B56">
      <w:pPr>
        <w:pStyle w:val="SourceCode"/>
      </w:pPr>
      <w:r>
        <w:rPr>
          <w:rStyle w:val="NormalTok"/>
        </w:rPr>
        <w:t>&lt;</w:t>
      </w:r>
      <w:r>
        <w:rPr>
          <w:rStyle w:val="KeywordTok"/>
        </w:rPr>
        <w:t>pfd_mask</w:t>
      </w:r>
      <w:r>
        <w:rPr>
          <w:rStyle w:val="NormalTok"/>
        </w:rPr>
        <w:t xml:space="preserve"> </w:t>
      </w:r>
      <w:r>
        <w:br/>
      </w:r>
      <w:r>
        <w:rPr>
          <w:rStyle w:val="NormalTok"/>
        </w:rPr>
        <w:t xml:space="preserve">    </w:t>
      </w:r>
      <w:r>
        <w:rPr>
          <w:rStyle w:val="OtherTok"/>
        </w:rPr>
        <w:t>mask_id=</w:t>
      </w:r>
      <w:r>
        <w:rPr>
          <w:rStyle w:val="StringTok"/>
        </w:rPr>
        <w:t>"4"</w:t>
      </w:r>
      <w:r>
        <w:rPr>
          <w:rStyle w:val="NormalTok"/>
        </w:rPr>
        <w:t xml:space="preserve"> </w:t>
      </w:r>
      <w:r>
        <w:br/>
      </w:r>
      <w:r>
        <w:rPr>
          <w:rStyle w:val="NormalTok"/>
        </w:rPr>
        <w:t xml:space="preserve">    </w:t>
      </w:r>
      <w:r>
        <w:rPr>
          <w:rStyle w:val="OtherTok"/>
        </w:rPr>
        <w:t>low_freq_mhz=</w:t>
      </w:r>
      <w:r>
        <w:rPr>
          <w:rStyle w:val="StringTok"/>
        </w:rPr>
        <w:t>"17300"</w:t>
      </w:r>
      <w:r>
        <w:rPr>
          <w:rStyle w:val="NormalTok"/>
        </w:rPr>
        <w:t xml:space="preserve"> </w:t>
      </w:r>
      <w:r>
        <w:br/>
      </w:r>
      <w:r>
        <w:rPr>
          <w:rStyle w:val="NormalTok"/>
        </w:rPr>
        <w:t xml:space="preserve">    </w:t>
      </w:r>
      <w:r>
        <w:rPr>
          <w:rStyle w:val="OtherTok"/>
        </w:rPr>
        <w:t>high_freq_mhz=</w:t>
      </w:r>
      <w:r>
        <w:rPr>
          <w:rStyle w:val="StringTok"/>
        </w:rPr>
        <w:t>"17700"</w:t>
      </w:r>
      <w:r>
        <w:rPr>
          <w:rStyle w:val="NormalTok"/>
        </w:rPr>
        <w:t xml:space="preserve"> </w:t>
      </w:r>
      <w:r>
        <w:br/>
      </w:r>
      <w:r>
        <w:rPr>
          <w:rStyle w:val="NormalTok"/>
        </w:rPr>
        <w:t xml:space="preserve">    </w:t>
      </w:r>
      <w:r>
        <w:rPr>
          <w:rStyle w:val="OtherTok"/>
        </w:rPr>
        <w:t>refbw_khz=</w:t>
      </w:r>
      <w:r>
        <w:rPr>
          <w:rStyle w:val="StringTok"/>
        </w:rPr>
        <w:t>"40"</w:t>
      </w:r>
      <w:r>
        <w:rPr>
          <w:rStyle w:val="NormalTok"/>
        </w:rPr>
        <w:t xml:space="preserve"> </w:t>
      </w:r>
      <w:r>
        <w:br/>
      </w:r>
      <w:r>
        <w:rPr>
          <w:rStyle w:val="NormalTok"/>
        </w:rPr>
        <w:t xml:space="preserve">    </w:t>
      </w:r>
      <w:r>
        <w:rPr>
          <w:rStyle w:val="OtherTok"/>
        </w:rPr>
        <w:t>type=</w:t>
      </w:r>
      <w:r>
        <w:rPr>
          <w:rStyle w:val="StringTok"/>
        </w:rPr>
        <w:t>"azimuth_elevation"</w:t>
      </w:r>
      <w:r>
        <w:rPr>
          <w:rStyle w:val="NormalTok"/>
        </w:rPr>
        <w:t xml:space="preserve"> </w:t>
      </w:r>
      <w:r>
        <w:br/>
      </w:r>
      <w:r>
        <w:rPr>
          <w:rStyle w:val="NormalTok"/>
        </w:rPr>
        <w:t xml:space="preserve">    </w:t>
      </w:r>
      <w:r>
        <w:rPr>
          <w:rStyle w:val="OtherTok"/>
        </w:rPr>
        <w:t>a_name=</w:t>
      </w:r>
      <w:r>
        <w:rPr>
          <w:rStyle w:val="StringTok"/>
        </w:rPr>
        <w:t>"latitude"</w:t>
      </w:r>
      <w:r>
        <w:rPr>
          <w:rStyle w:val="NormalTok"/>
        </w:rPr>
        <w:t xml:space="preserve"> </w:t>
      </w:r>
      <w:r>
        <w:br/>
      </w:r>
      <w:r>
        <w:rPr>
          <w:rStyle w:val="NormalTok"/>
        </w:rPr>
        <w:t xml:space="preserve">    </w:t>
      </w:r>
      <w:r>
        <w:rPr>
          <w:rStyle w:val="OtherTok"/>
        </w:rPr>
        <w:t>b_name=</w:t>
      </w:r>
      <w:r>
        <w:rPr>
          <w:rStyle w:val="StringTok"/>
        </w:rPr>
        <w:t>"azimuth"</w:t>
      </w:r>
      <w:r>
        <w:rPr>
          <w:rStyle w:val="NormalTok"/>
        </w:rPr>
        <w:t xml:space="preserve"> </w:t>
      </w:r>
      <w:r>
        <w:br/>
      </w:r>
      <w:r>
        <w:rPr>
          <w:rStyle w:val="NormalTok"/>
        </w:rPr>
        <w:t xml:space="preserve">    </w:t>
      </w:r>
      <w:r>
        <w:rPr>
          <w:rStyle w:val="OtherTok"/>
        </w:rPr>
        <w:t>c_name=</w:t>
      </w:r>
      <w:r>
        <w:rPr>
          <w:rStyle w:val="StringTok"/>
        </w:rPr>
        <w:t>"elevation"</w:t>
      </w:r>
      <w:r>
        <w:rPr>
          <w:rStyle w:val="NormalTok"/>
        </w:rPr>
        <w:t>&gt;</w:t>
      </w:r>
      <w:r>
        <w:br/>
      </w:r>
      <w:r>
        <w:rPr>
          <w:rStyle w:val="NormalTok"/>
        </w:rPr>
        <w:t xml:space="preserve">  &lt;</w:t>
      </w:r>
      <w:r>
        <w:rPr>
          <w:rStyle w:val="KeywordTok"/>
        </w:rPr>
        <w:t>by_a</w:t>
      </w:r>
      <w:r>
        <w:rPr>
          <w:rStyle w:val="NormalTok"/>
        </w:rPr>
        <w:t xml:space="preserve"> </w:t>
      </w:r>
      <w:r>
        <w:rPr>
          <w:rStyle w:val="OtherTok"/>
        </w:rPr>
        <w:t>a=</w:t>
      </w:r>
      <w:r>
        <w:rPr>
          <w:rStyle w:val="StringTok"/>
        </w:rPr>
        <w:t>"45"</w:t>
      </w:r>
      <w:r>
        <w:rPr>
          <w:rStyle w:val="NormalTok"/>
        </w:rPr>
        <w:t>&gt;</w:t>
      </w:r>
      <w:r>
        <w:br/>
      </w:r>
      <w:r>
        <w:rPr>
          <w:rStyle w:val="NormalTok"/>
        </w:rPr>
        <w:t xml:space="preserve">    &lt;</w:t>
      </w:r>
      <w:r>
        <w:rPr>
          <w:rStyle w:val="KeywordTok"/>
        </w:rPr>
        <w:t>by_b</w:t>
      </w:r>
      <w:r>
        <w:rPr>
          <w:rStyle w:val="NormalTok"/>
        </w:rPr>
        <w:t xml:space="preserve"> </w:t>
      </w:r>
      <w:r>
        <w:rPr>
          <w:rStyle w:val="OtherTok"/>
        </w:rPr>
        <w:t>b=</w:t>
      </w:r>
      <w:r>
        <w:rPr>
          <w:rStyle w:val="StringTok"/>
        </w:rPr>
        <w:t>"0"</w:t>
      </w:r>
      <w:r>
        <w:rPr>
          <w:rStyle w:val="NormalTok"/>
        </w:rPr>
        <w:t>&gt;</w:t>
      </w:r>
      <w:r>
        <w:br/>
      </w:r>
      <w:r>
        <w:rPr>
          <w:rStyle w:val="NormalTok"/>
        </w:rPr>
        <w:t xml:space="preserve">      &lt;</w:t>
      </w:r>
      <w:r>
        <w:rPr>
          <w:rStyle w:val="KeywordTok"/>
        </w:rPr>
        <w:t>pfd</w:t>
      </w:r>
      <w:r>
        <w:rPr>
          <w:rStyle w:val="NormalTok"/>
        </w:rPr>
        <w:t xml:space="preserve"> </w:t>
      </w:r>
      <w:r>
        <w:rPr>
          <w:rStyle w:val="OtherTok"/>
        </w:rPr>
        <w:t>c=</w:t>
      </w:r>
      <w:r>
        <w:rPr>
          <w:rStyle w:val="StringTok"/>
        </w:rPr>
        <w:t>"10"</w:t>
      </w:r>
      <w:r>
        <w:rPr>
          <w:rStyle w:val="NormalTok"/>
        </w:rPr>
        <w:t>&gt;-145&lt;/</w:t>
      </w:r>
      <w:r>
        <w:rPr>
          <w:rStyle w:val="KeywordTok"/>
        </w:rPr>
        <w:t>pfd</w:t>
      </w:r>
      <w:r>
        <w:rPr>
          <w:rStyle w:val="NormalTok"/>
        </w:rPr>
        <w:t>&gt;</w:t>
      </w:r>
      <w:r>
        <w:br/>
      </w:r>
      <w:r>
        <w:rPr>
          <w:rStyle w:val="NormalTok"/>
        </w:rPr>
        <w:t xml:space="preserve">      &lt;</w:t>
      </w:r>
      <w:r>
        <w:rPr>
          <w:rStyle w:val="KeywordTok"/>
        </w:rPr>
        <w:t>pfd</w:t>
      </w:r>
      <w:r>
        <w:rPr>
          <w:rStyle w:val="NormalTok"/>
        </w:rPr>
        <w:t xml:space="preserve"> </w:t>
      </w:r>
      <w:r>
        <w:rPr>
          <w:rStyle w:val="OtherTok"/>
        </w:rPr>
        <w:t>c=</w:t>
      </w:r>
      <w:r>
        <w:rPr>
          <w:rStyle w:val="StringTok"/>
        </w:rPr>
        <w:t>"30"</w:t>
      </w:r>
      <w:r>
        <w:rPr>
          <w:rStyle w:val="NormalTok"/>
        </w:rPr>
        <w:t>&gt;-155&lt;/</w:t>
      </w:r>
      <w:r>
        <w:rPr>
          <w:rStyle w:val="KeywordTok"/>
        </w:rPr>
        <w:t>pfd</w:t>
      </w:r>
      <w:r>
        <w:rPr>
          <w:rStyle w:val="NormalTok"/>
        </w:rPr>
        <w:t>&gt;</w:t>
      </w:r>
      <w:r>
        <w:br/>
      </w:r>
      <w:r>
        <w:rPr>
          <w:rStyle w:val="NormalTok"/>
        </w:rPr>
        <w:t xml:space="preserve">      &lt;</w:t>
      </w:r>
      <w:r>
        <w:rPr>
          <w:rStyle w:val="KeywordTok"/>
        </w:rPr>
        <w:t>pfd</w:t>
      </w:r>
      <w:r>
        <w:rPr>
          <w:rStyle w:val="NormalTok"/>
        </w:rPr>
        <w:t xml:space="preserve"> </w:t>
      </w:r>
      <w:r>
        <w:rPr>
          <w:rStyle w:val="OtherTok"/>
        </w:rPr>
        <w:t>c=</w:t>
      </w:r>
      <w:r>
        <w:rPr>
          <w:rStyle w:val="StringTok"/>
        </w:rPr>
        <w:t>"60"</w:t>
      </w:r>
      <w:r>
        <w:rPr>
          <w:rStyle w:val="NormalTok"/>
        </w:rPr>
        <w:t>&gt;-170&lt;/</w:t>
      </w:r>
      <w:r>
        <w:rPr>
          <w:rStyle w:val="KeywordTok"/>
        </w:rPr>
        <w:t>pfd</w:t>
      </w:r>
      <w:r>
        <w:rPr>
          <w:rStyle w:val="NormalTok"/>
        </w:rPr>
        <w:t>&gt;</w:t>
      </w:r>
      <w:r>
        <w:br/>
      </w:r>
      <w:r>
        <w:rPr>
          <w:rStyle w:val="NormalTok"/>
        </w:rPr>
        <w:t xml:space="preserve">    &lt;/</w:t>
      </w:r>
      <w:r>
        <w:rPr>
          <w:rStyle w:val="KeywordTok"/>
        </w:rPr>
        <w:t>by_b</w:t>
      </w:r>
      <w:r>
        <w:rPr>
          <w:rStyle w:val="NormalTok"/>
        </w:rPr>
        <w:t>&gt;</w:t>
      </w:r>
      <w:r>
        <w:br/>
      </w:r>
      <w:r>
        <w:rPr>
          <w:rStyle w:val="NormalTok"/>
        </w:rPr>
        <w:t xml:space="preserve">  &lt;/</w:t>
      </w:r>
      <w:r>
        <w:rPr>
          <w:rStyle w:val="KeywordTok"/>
        </w:rPr>
        <w:t>by_a</w:t>
      </w:r>
      <w:r>
        <w:rPr>
          <w:rStyle w:val="NormalTok"/>
        </w:rPr>
        <w:t>&gt;</w:t>
      </w:r>
      <w:r>
        <w:br/>
      </w:r>
      <w:r>
        <w:rPr>
          <w:rStyle w:val="NormalTok"/>
        </w:rPr>
        <w:t>&lt;/</w:t>
      </w:r>
      <w:r>
        <w:rPr>
          <w:rStyle w:val="KeywordTok"/>
        </w:rPr>
        <w:t>pfd_mask</w:t>
      </w:r>
      <w:r>
        <w:rPr>
          <w:rStyle w:val="NormalTok"/>
        </w:rPr>
        <w:t>&gt;</w:t>
      </w:r>
    </w:p>
    <w:p w14:paraId="1FBBF498" w14:textId="77777777" w:rsidR="00C57B56" w:rsidRDefault="00E44E55" w:rsidP="00C57B56">
      <w:pPr>
        <w:pStyle w:val="Heading3"/>
      </w:pPr>
      <w:bookmarkStart w:id="103" w:name="_Toc228378704"/>
      <w:bookmarkStart w:id="104" w:name="_Toc228382285"/>
      <w:bookmarkStart w:id="105" w:name="xml-structure-for-eirp-es-masks"/>
      <w:bookmarkEnd w:id="100"/>
      <w:bookmarkEnd w:id="102"/>
      <w:r>
        <w:lastRenderedPageBreak/>
        <w:t>6.7.4 XML Structure for EIRP ES Masks</w:t>
      </w:r>
      <w:bookmarkEnd w:id="103"/>
      <w:bookmarkEnd w:id="104"/>
    </w:p>
    <w:p w14:paraId="08A32A50" w14:textId="77777777" w:rsidR="00C57B56" w:rsidRDefault="00E44E55" w:rsidP="00C57B56">
      <w:pPr>
        <w:pStyle w:val="Heading4"/>
      </w:pPr>
      <w:bookmarkStart w:id="106" w:name="off-axis-angle-format-formatt"/>
      <w:r>
        <w:t>6.7.4.1 Off-Axis Angle Format (format=“T”)</w:t>
      </w:r>
    </w:p>
    <w:p w14:paraId="769AF04A" w14:textId="77777777" w:rsidR="00C57B56" w:rsidRDefault="00C57B56" w:rsidP="00C57B56">
      <w:pPr>
        <w:pStyle w:val="SourceCode"/>
      </w:pPr>
      <w:r>
        <w:rPr>
          <w:rStyle w:val="NormalTok"/>
        </w:rPr>
        <w:t>&lt;</w:t>
      </w:r>
      <w:r>
        <w:rPr>
          <w:rStyle w:val="KeywordTok"/>
        </w:rPr>
        <w:t>satellite_system</w:t>
      </w:r>
      <w:r>
        <w:rPr>
          <w:rStyle w:val="NormalTok"/>
        </w:rPr>
        <w:t xml:space="preserve"> </w:t>
      </w:r>
      <w:r>
        <w:rPr>
          <w:rStyle w:val="OtherTok"/>
        </w:rPr>
        <w:t>ntc_id=</w:t>
      </w:r>
      <w:r>
        <w:rPr>
          <w:rStyle w:val="StringTok"/>
        </w:rPr>
        <w:t>"123456789"</w:t>
      </w:r>
      <w:r>
        <w:rPr>
          <w:rStyle w:val="NormalTok"/>
        </w:rPr>
        <w:t xml:space="preserve"> </w:t>
      </w:r>
      <w:r>
        <w:rPr>
          <w:rStyle w:val="OtherTok"/>
        </w:rPr>
        <w:t>sat_name=</w:t>
      </w:r>
      <w:r>
        <w:rPr>
          <w:rStyle w:val="StringTok"/>
        </w:rPr>
        <w:t>"MySatName"</w:t>
      </w:r>
      <w:r>
        <w:rPr>
          <w:rStyle w:val="NormalTok"/>
        </w:rPr>
        <w:t>&gt;</w:t>
      </w:r>
      <w:r>
        <w:br/>
      </w:r>
      <w:r>
        <w:rPr>
          <w:rStyle w:val="NormalTok"/>
        </w:rPr>
        <w:t xml:space="preserve">  &lt;</w:t>
      </w:r>
      <w:r>
        <w:rPr>
          <w:rStyle w:val="KeywordTok"/>
        </w:rPr>
        <w:t>eirp_mask_es</w:t>
      </w:r>
      <w:r>
        <w:rPr>
          <w:rStyle w:val="NormalTok"/>
        </w:rPr>
        <w:t xml:space="preserve"> </w:t>
      </w:r>
      <w:r>
        <w:br/>
      </w:r>
      <w:r>
        <w:rPr>
          <w:rStyle w:val="NormalTok"/>
        </w:rPr>
        <w:t xml:space="preserve">      </w:t>
      </w:r>
      <w:r>
        <w:rPr>
          <w:rStyle w:val="OtherTok"/>
        </w:rPr>
        <w:t>mask_id=</w:t>
      </w:r>
      <w:r>
        <w:rPr>
          <w:rStyle w:val="StringTok"/>
        </w:rPr>
        <w:t>"1"</w:t>
      </w:r>
      <w:r>
        <w:rPr>
          <w:rStyle w:val="NormalTok"/>
        </w:rPr>
        <w:t xml:space="preserve"> </w:t>
      </w:r>
      <w:r>
        <w:br/>
      </w:r>
      <w:r>
        <w:rPr>
          <w:rStyle w:val="NormalTok"/>
        </w:rPr>
        <w:t xml:space="preserve">      </w:t>
      </w:r>
      <w:r>
        <w:rPr>
          <w:rStyle w:val="OtherTok"/>
        </w:rPr>
        <w:t>low_freq_mhz=</w:t>
      </w:r>
      <w:r>
        <w:rPr>
          <w:rStyle w:val="StringTok"/>
        </w:rPr>
        <w:t>"10000"</w:t>
      </w:r>
      <w:r>
        <w:rPr>
          <w:rStyle w:val="NormalTok"/>
        </w:rPr>
        <w:t xml:space="preserve"> </w:t>
      </w:r>
      <w:r>
        <w:br/>
      </w:r>
      <w:r>
        <w:rPr>
          <w:rStyle w:val="NormalTok"/>
        </w:rPr>
        <w:t xml:space="preserve">      </w:t>
      </w:r>
      <w:r>
        <w:rPr>
          <w:rStyle w:val="OtherTok"/>
        </w:rPr>
        <w:t>high_freq_mhz=</w:t>
      </w:r>
      <w:r>
        <w:rPr>
          <w:rStyle w:val="StringTok"/>
        </w:rPr>
        <w:t>"12000"</w:t>
      </w:r>
      <w:r>
        <w:rPr>
          <w:rStyle w:val="NormalTok"/>
        </w:rPr>
        <w:t xml:space="preserve"> </w:t>
      </w:r>
      <w:r>
        <w:br/>
      </w:r>
      <w:r>
        <w:rPr>
          <w:rStyle w:val="NormalTok"/>
        </w:rPr>
        <w:t xml:space="preserve">      </w:t>
      </w:r>
      <w:r>
        <w:rPr>
          <w:rStyle w:val="OtherTok"/>
        </w:rPr>
        <w:t>refbw_khz=</w:t>
      </w:r>
      <w:r>
        <w:rPr>
          <w:rStyle w:val="StringTok"/>
        </w:rPr>
        <w:t>"40"</w:t>
      </w:r>
      <w:r>
        <w:rPr>
          <w:rStyle w:val="NormalTok"/>
        </w:rPr>
        <w:t xml:space="preserve"> </w:t>
      </w:r>
      <w:r>
        <w:br/>
      </w:r>
      <w:r>
        <w:rPr>
          <w:rStyle w:val="NormalTok"/>
        </w:rPr>
        <w:t xml:space="preserve">      </w:t>
      </w:r>
      <w:r>
        <w:rPr>
          <w:rStyle w:val="OtherTok"/>
        </w:rPr>
        <w:t>format=</w:t>
      </w:r>
      <w:r>
        <w:rPr>
          <w:rStyle w:val="StringTok"/>
        </w:rPr>
        <w:t>"T"</w:t>
      </w:r>
      <w:r>
        <w:rPr>
          <w:rStyle w:val="NormalTok"/>
        </w:rPr>
        <w:t xml:space="preserve"> </w:t>
      </w:r>
      <w:r>
        <w:br/>
      </w:r>
      <w:r>
        <w:rPr>
          <w:rStyle w:val="NormalTok"/>
        </w:rPr>
        <w:t xml:space="preserve">      </w:t>
      </w:r>
      <w:r>
        <w:rPr>
          <w:rStyle w:val="OtherTok"/>
        </w:rPr>
        <w:t>a_name=</w:t>
      </w:r>
      <w:r>
        <w:rPr>
          <w:rStyle w:val="StringTok"/>
        </w:rPr>
        <w:t>"latitude"</w:t>
      </w:r>
      <w:r>
        <w:rPr>
          <w:rStyle w:val="NormalTok"/>
        </w:rPr>
        <w:t xml:space="preserve"> </w:t>
      </w:r>
      <w:r>
        <w:br/>
      </w:r>
      <w:r>
        <w:rPr>
          <w:rStyle w:val="NormalTok"/>
        </w:rPr>
        <w:t xml:space="preserve">      </w:t>
      </w:r>
      <w:r>
        <w:rPr>
          <w:rStyle w:val="OtherTok"/>
        </w:rPr>
        <w:t>b_name=</w:t>
      </w:r>
      <w:r>
        <w:rPr>
          <w:rStyle w:val="StringTok"/>
        </w:rPr>
        <w:t>"offaxis angle"</w:t>
      </w:r>
      <w:r>
        <w:rPr>
          <w:rStyle w:val="NormalTok"/>
        </w:rPr>
        <w:t xml:space="preserve"> </w:t>
      </w:r>
      <w:r>
        <w:br/>
      </w:r>
      <w:r>
        <w:rPr>
          <w:rStyle w:val="NormalTok"/>
        </w:rPr>
        <w:t xml:space="preserve">      </w:t>
      </w:r>
      <w:r>
        <w:rPr>
          <w:rStyle w:val="OtherTok"/>
        </w:rPr>
        <w:t>ES_ID=</w:t>
      </w:r>
      <w:r>
        <w:rPr>
          <w:rStyle w:val="StringTok"/>
        </w:rPr>
        <w:t>"-1"</w:t>
      </w:r>
      <w:r>
        <w:rPr>
          <w:rStyle w:val="NormalTok"/>
        </w:rPr>
        <w:t>&gt;</w:t>
      </w:r>
      <w:r>
        <w:br/>
      </w:r>
      <w:r>
        <w:rPr>
          <w:rStyle w:val="NormalTok"/>
        </w:rPr>
        <w:t xml:space="preserve">    &lt;</w:t>
      </w:r>
      <w:r>
        <w:rPr>
          <w:rStyle w:val="KeywordTok"/>
        </w:rPr>
        <w:t>by_a</w:t>
      </w:r>
      <w:r>
        <w:rPr>
          <w:rStyle w:val="NormalTok"/>
        </w:rPr>
        <w:t xml:space="preserve"> </w:t>
      </w:r>
      <w:r>
        <w:rPr>
          <w:rStyle w:val="OtherTok"/>
        </w:rPr>
        <w:t>a=</w:t>
      </w:r>
      <w:r>
        <w:rPr>
          <w:rStyle w:val="StringTok"/>
        </w:rPr>
        <w:t>"0"</w:t>
      </w:r>
      <w:r>
        <w:rPr>
          <w:rStyle w:val="NormalTok"/>
        </w:rPr>
        <w:t>&gt;</w:t>
      </w:r>
      <w:r>
        <w:br/>
      </w:r>
      <w:r>
        <w:rPr>
          <w:rStyle w:val="NormalTok"/>
        </w:rPr>
        <w:t xml:space="preserve">      &lt;</w:t>
      </w:r>
      <w:r>
        <w:rPr>
          <w:rStyle w:val="KeywordTok"/>
        </w:rPr>
        <w:t>eirp</w:t>
      </w:r>
      <w:r>
        <w:rPr>
          <w:rStyle w:val="NormalTok"/>
        </w:rPr>
        <w:t xml:space="preserve"> </w:t>
      </w:r>
      <w:r>
        <w:rPr>
          <w:rStyle w:val="OtherTok"/>
        </w:rPr>
        <w:t>b=</w:t>
      </w:r>
      <w:r>
        <w:rPr>
          <w:rStyle w:val="StringTok"/>
        </w:rPr>
        <w:t>"0"</w:t>
      </w:r>
      <w:r>
        <w:rPr>
          <w:rStyle w:val="NormalTok"/>
        </w:rPr>
        <w:t>&gt;30.0206&lt;/</w:t>
      </w:r>
      <w:r>
        <w:rPr>
          <w:rStyle w:val="KeywordTok"/>
        </w:rPr>
        <w:t>eirp</w:t>
      </w:r>
      <w:r>
        <w:rPr>
          <w:rStyle w:val="NormalTok"/>
        </w:rPr>
        <w:t>&gt;</w:t>
      </w:r>
      <w:r>
        <w:br/>
      </w:r>
      <w:r>
        <w:rPr>
          <w:rStyle w:val="NormalTok"/>
        </w:rPr>
        <w:t xml:space="preserve">      &lt;</w:t>
      </w:r>
      <w:r>
        <w:rPr>
          <w:rStyle w:val="KeywordTok"/>
        </w:rPr>
        <w:t>eirp</w:t>
      </w:r>
      <w:r>
        <w:rPr>
          <w:rStyle w:val="NormalTok"/>
        </w:rPr>
        <w:t xml:space="preserve"> </w:t>
      </w:r>
      <w:r>
        <w:rPr>
          <w:rStyle w:val="OtherTok"/>
        </w:rPr>
        <w:t>b=</w:t>
      </w:r>
      <w:r>
        <w:rPr>
          <w:rStyle w:val="StringTok"/>
        </w:rPr>
        <w:t>"1"</w:t>
      </w:r>
      <w:r>
        <w:rPr>
          <w:rStyle w:val="NormalTok"/>
        </w:rPr>
        <w:t>&gt;20.0206&lt;/</w:t>
      </w:r>
      <w:r>
        <w:rPr>
          <w:rStyle w:val="KeywordTok"/>
        </w:rPr>
        <w:t>eirp</w:t>
      </w:r>
      <w:r>
        <w:rPr>
          <w:rStyle w:val="NormalTok"/>
        </w:rPr>
        <w:t>&gt;</w:t>
      </w:r>
      <w:r>
        <w:br/>
      </w:r>
      <w:r>
        <w:rPr>
          <w:rStyle w:val="NormalTok"/>
        </w:rPr>
        <w:t xml:space="preserve">      &lt;</w:t>
      </w:r>
      <w:r>
        <w:rPr>
          <w:rStyle w:val="KeywordTok"/>
        </w:rPr>
        <w:t>eirp</w:t>
      </w:r>
      <w:r>
        <w:rPr>
          <w:rStyle w:val="NormalTok"/>
        </w:rPr>
        <w:t xml:space="preserve"> </w:t>
      </w:r>
      <w:r>
        <w:rPr>
          <w:rStyle w:val="OtherTok"/>
        </w:rPr>
        <w:t>b=</w:t>
      </w:r>
      <w:r>
        <w:rPr>
          <w:rStyle w:val="StringTok"/>
        </w:rPr>
        <w:t>"2"</w:t>
      </w:r>
      <w:r>
        <w:rPr>
          <w:rStyle w:val="NormalTok"/>
        </w:rPr>
        <w:t>&gt;12.49485&lt;/</w:t>
      </w:r>
      <w:r>
        <w:rPr>
          <w:rStyle w:val="KeywordTok"/>
        </w:rPr>
        <w:t>eirp</w:t>
      </w:r>
      <w:r>
        <w:rPr>
          <w:rStyle w:val="NormalTok"/>
        </w:rPr>
        <w:t>&gt;</w:t>
      </w:r>
      <w:r>
        <w:br/>
      </w:r>
      <w:r>
        <w:rPr>
          <w:rStyle w:val="NormalTok"/>
        </w:rPr>
        <w:t xml:space="preserve">      &lt;</w:t>
      </w:r>
      <w:r>
        <w:rPr>
          <w:rStyle w:val="KeywordTok"/>
        </w:rPr>
        <w:t>eirp</w:t>
      </w:r>
      <w:r>
        <w:rPr>
          <w:rStyle w:val="NormalTok"/>
        </w:rPr>
        <w:t xml:space="preserve"> </w:t>
      </w:r>
      <w:r>
        <w:rPr>
          <w:rStyle w:val="OtherTok"/>
        </w:rPr>
        <w:t>b=</w:t>
      </w:r>
      <w:r>
        <w:rPr>
          <w:rStyle w:val="StringTok"/>
        </w:rPr>
        <w:t>"5"</w:t>
      </w:r>
      <w:r>
        <w:rPr>
          <w:rStyle w:val="NormalTok"/>
        </w:rPr>
        <w:t>&gt;2.54634976&lt;/</w:t>
      </w:r>
      <w:r>
        <w:rPr>
          <w:rStyle w:val="KeywordTok"/>
        </w:rPr>
        <w:t>eirp</w:t>
      </w:r>
      <w:r>
        <w:rPr>
          <w:rStyle w:val="NormalTok"/>
        </w:rPr>
        <w:t>&gt;</w:t>
      </w:r>
      <w:r>
        <w:br/>
      </w:r>
      <w:r>
        <w:rPr>
          <w:rStyle w:val="NormalTok"/>
        </w:rPr>
        <w:t xml:space="preserve">      &lt;</w:t>
      </w:r>
      <w:r>
        <w:rPr>
          <w:rStyle w:val="KeywordTok"/>
        </w:rPr>
        <w:t>eirp</w:t>
      </w:r>
      <w:r>
        <w:rPr>
          <w:rStyle w:val="NormalTok"/>
        </w:rPr>
        <w:t xml:space="preserve"> </w:t>
      </w:r>
      <w:r>
        <w:rPr>
          <w:rStyle w:val="OtherTok"/>
        </w:rPr>
        <w:t>b=</w:t>
      </w:r>
      <w:r>
        <w:rPr>
          <w:rStyle w:val="StringTok"/>
        </w:rPr>
        <w:t>"10"</w:t>
      </w:r>
      <w:r>
        <w:rPr>
          <w:rStyle w:val="NormalTok"/>
        </w:rPr>
        <w:t>&gt;-4.9794&lt;/</w:t>
      </w:r>
      <w:r>
        <w:rPr>
          <w:rStyle w:val="KeywordTok"/>
        </w:rPr>
        <w:t>eirp</w:t>
      </w:r>
      <w:r>
        <w:rPr>
          <w:rStyle w:val="NormalTok"/>
        </w:rPr>
        <w:t>&gt;</w:t>
      </w:r>
      <w:r>
        <w:br/>
      </w:r>
      <w:r>
        <w:rPr>
          <w:rStyle w:val="NormalTok"/>
        </w:rPr>
        <w:t xml:space="preserve">      &lt;</w:t>
      </w:r>
      <w:r>
        <w:rPr>
          <w:rStyle w:val="KeywordTok"/>
        </w:rPr>
        <w:t>eirp</w:t>
      </w:r>
      <w:r>
        <w:rPr>
          <w:rStyle w:val="NormalTok"/>
        </w:rPr>
        <w:t xml:space="preserve"> </w:t>
      </w:r>
      <w:r>
        <w:rPr>
          <w:rStyle w:val="OtherTok"/>
        </w:rPr>
        <w:t>b=</w:t>
      </w:r>
      <w:r>
        <w:rPr>
          <w:rStyle w:val="StringTok"/>
        </w:rPr>
        <w:t>"180"</w:t>
      </w:r>
      <w:r>
        <w:rPr>
          <w:rStyle w:val="NormalTok"/>
        </w:rPr>
        <w:t>&gt;-18.9471149&lt;/</w:t>
      </w:r>
      <w:r>
        <w:rPr>
          <w:rStyle w:val="KeywordTok"/>
        </w:rPr>
        <w:t>eirp</w:t>
      </w:r>
      <w:r>
        <w:rPr>
          <w:rStyle w:val="NormalTok"/>
        </w:rPr>
        <w:t>&gt;</w:t>
      </w:r>
      <w:r>
        <w:br/>
      </w:r>
      <w:r>
        <w:rPr>
          <w:rStyle w:val="NormalTok"/>
        </w:rPr>
        <w:t xml:space="preserve">    &lt;/</w:t>
      </w:r>
      <w:r>
        <w:rPr>
          <w:rStyle w:val="KeywordTok"/>
        </w:rPr>
        <w:t>by_a</w:t>
      </w:r>
      <w:r>
        <w:rPr>
          <w:rStyle w:val="NormalTok"/>
        </w:rPr>
        <w:t>&gt;</w:t>
      </w:r>
      <w:r>
        <w:br/>
      </w:r>
      <w:r>
        <w:rPr>
          <w:rStyle w:val="NormalTok"/>
        </w:rPr>
        <w:t xml:space="preserve">  &lt;/</w:t>
      </w:r>
      <w:r>
        <w:rPr>
          <w:rStyle w:val="KeywordTok"/>
        </w:rPr>
        <w:t>eirp_mask_es</w:t>
      </w:r>
      <w:r>
        <w:rPr>
          <w:rStyle w:val="NormalTok"/>
        </w:rPr>
        <w:t>&gt;</w:t>
      </w:r>
      <w:r>
        <w:br/>
      </w:r>
      <w:r>
        <w:rPr>
          <w:rStyle w:val="NormalTok"/>
        </w:rPr>
        <w:t>&lt;/</w:t>
      </w:r>
      <w:r>
        <w:rPr>
          <w:rStyle w:val="KeywordTok"/>
        </w:rPr>
        <w:t>satellite_system</w:t>
      </w:r>
      <w:r>
        <w:rPr>
          <w:rStyle w:val="NormalTok"/>
        </w:rPr>
        <w:t>&gt;</w:t>
      </w:r>
    </w:p>
    <w:p w14:paraId="31012DB0" w14:textId="77777777" w:rsidR="00C57B56" w:rsidRDefault="00C57B56" w:rsidP="00C57B56">
      <w:pPr>
        <w:pStyle w:val="FirstParagraph"/>
      </w:pPr>
      <w:r>
        <w:rPr>
          <w:b/>
          <w:bCs/>
        </w:rPr>
        <w:t>Note:</w:t>
      </w:r>
      <w:r>
        <w:t xml:space="preserve"> </w:t>
      </w:r>
      <w:r>
        <w:rPr>
          <w:rStyle w:val="VerbatimChar"/>
        </w:rPr>
        <w:t>ES_ID="-1"</w:t>
      </w:r>
      <w:r>
        <w:t xml:space="preserve"> indicates typical ES (density-based). For specific ES, use the actual ES identifier.</w:t>
      </w:r>
    </w:p>
    <w:p w14:paraId="15427482" w14:textId="77777777" w:rsidR="00C57B56" w:rsidRDefault="00E44E55" w:rsidP="00C57B56">
      <w:pPr>
        <w:pStyle w:val="Heading4"/>
      </w:pPr>
      <w:bookmarkStart w:id="107" w:name="azimuthelevationdeltalong-format-formata"/>
      <w:bookmarkEnd w:id="106"/>
      <w:r>
        <w:t>6.7.4.2 Azimuth/Elevation/DeltaLong Format (format=“A”)</w:t>
      </w:r>
    </w:p>
    <w:p w14:paraId="317C6237" w14:textId="77777777" w:rsidR="00C57B56" w:rsidRDefault="00C57B56" w:rsidP="00C57B56">
      <w:pPr>
        <w:pStyle w:val="SourceCode"/>
      </w:pPr>
      <w:r>
        <w:rPr>
          <w:rStyle w:val="NormalTok"/>
        </w:rPr>
        <w:t>&lt;</w:t>
      </w:r>
      <w:r>
        <w:rPr>
          <w:rStyle w:val="KeywordTok"/>
        </w:rPr>
        <w:t>eirp_mask_es</w:t>
      </w:r>
      <w:r>
        <w:rPr>
          <w:rStyle w:val="NormalTok"/>
        </w:rPr>
        <w:t xml:space="preserve"> </w:t>
      </w:r>
      <w:r>
        <w:br/>
      </w:r>
      <w:r>
        <w:rPr>
          <w:rStyle w:val="NormalTok"/>
        </w:rPr>
        <w:t xml:space="preserve">    </w:t>
      </w:r>
      <w:r>
        <w:rPr>
          <w:rStyle w:val="OtherTok"/>
        </w:rPr>
        <w:t>mask_id=</w:t>
      </w:r>
      <w:r>
        <w:rPr>
          <w:rStyle w:val="StringTok"/>
        </w:rPr>
        <w:t>"2"</w:t>
      </w:r>
      <w:r>
        <w:rPr>
          <w:rStyle w:val="NormalTok"/>
        </w:rPr>
        <w:t xml:space="preserve"> </w:t>
      </w:r>
      <w:r>
        <w:br/>
      </w:r>
      <w:r>
        <w:rPr>
          <w:rStyle w:val="NormalTok"/>
        </w:rPr>
        <w:t xml:space="preserve">    </w:t>
      </w:r>
      <w:r>
        <w:rPr>
          <w:rStyle w:val="OtherTok"/>
        </w:rPr>
        <w:t>low_freq_mhz=</w:t>
      </w:r>
      <w:r>
        <w:rPr>
          <w:rStyle w:val="StringTok"/>
        </w:rPr>
        <w:t>"14000"</w:t>
      </w:r>
      <w:r>
        <w:rPr>
          <w:rStyle w:val="NormalTok"/>
        </w:rPr>
        <w:t xml:space="preserve"> </w:t>
      </w:r>
      <w:r>
        <w:br/>
      </w:r>
      <w:r>
        <w:rPr>
          <w:rStyle w:val="NormalTok"/>
        </w:rPr>
        <w:t xml:space="preserve">    </w:t>
      </w:r>
      <w:r>
        <w:rPr>
          <w:rStyle w:val="OtherTok"/>
        </w:rPr>
        <w:t>high_freq_mhz=</w:t>
      </w:r>
      <w:r>
        <w:rPr>
          <w:rStyle w:val="StringTok"/>
        </w:rPr>
        <w:t>"14500"</w:t>
      </w:r>
      <w:r>
        <w:rPr>
          <w:rStyle w:val="NormalTok"/>
        </w:rPr>
        <w:t xml:space="preserve"> </w:t>
      </w:r>
      <w:r>
        <w:br/>
      </w:r>
      <w:r>
        <w:rPr>
          <w:rStyle w:val="NormalTok"/>
        </w:rPr>
        <w:t xml:space="preserve">    </w:t>
      </w:r>
      <w:r>
        <w:rPr>
          <w:rStyle w:val="OtherTok"/>
        </w:rPr>
        <w:t>refbw_khz=</w:t>
      </w:r>
      <w:r>
        <w:rPr>
          <w:rStyle w:val="StringTok"/>
        </w:rPr>
        <w:t>"40"</w:t>
      </w:r>
      <w:r>
        <w:rPr>
          <w:rStyle w:val="NormalTok"/>
        </w:rPr>
        <w:t xml:space="preserve"> </w:t>
      </w:r>
      <w:r>
        <w:br/>
      </w:r>
      <w:r>
        <w:rPr>
          <w:rStyle w:val="NormalTok"/>
        </w:rPr>
        <w:t xml:space="preserve">    </w:t>
      </w:r>
      <w:r>
        <w:rPr>
          <w:rStyle w:val="OtherTok"/>
        </w:rPr>
        <w:t>format=</w:t>
      </w:r>
      <w:r>
        <w:rPr>
          <w:rStyle w:val="StringTok"/>
        </w:rPr>
        <w:t>"A"</w:t>
      </w:r>
      <w:r>
        <w:rPr>
          <w:rStyle w:val="NormalTok"/>
        </w:rPr>
        <w:t xml:space="preserve"> </w:t>
      </w:r>
      <w:r>
        <w:br/>
      </w:r>
      <w:r>
        <w:rPr>
          <w:rStyle w:val="NormalTok"/>
        </w:rPr>
        <w:t xml:space="preserve">    </w:t>
      </w:r>
      <w:r>
        <w:rPr>
          <w:rStyle w:val="OtherTok"/>
        </w:rPr>
        <w:t>a_name=</w:t>
      </w:r>
      <w:r>
        <w:rPr>
          <w:rStyle w:val="StringTok"/>
        </w:rPr>
        <w:t>"latitude"</w:t>
      </w:r>
      <w:r>
        <w:rPr>
          <w:rStyle w:val="NormalTok"/>
        </w:rPr>
        <w:t xml:space="preserve"> </w:t>
      </w:r>
      <w:r>
        <w:br/>
      </w:r>
      <w:r>
        <w:rPr>
          <w:rStyle w:val="NormalTok"/>
        </w:rPr>
        <w:t xml:space="preserve">    </w:t>
      </w:r>
      <w:r>
        <w:rPr>
          <w:rStyle w:val="OtherTok"/>
        </w:rPr>
        <w:t>c_name=</w:t>
      </w:r>
      <w:r>
        <w:rPr>
          <w:rStyle w:val="StringTok"/>
        </w:rPr>
        <w:t>"azimuth angle"</w:t>
      </w:r>
      <w:r>
        <w:rPr>
          <w:rStyle w:val="NormalTok"/>
        </w:rPr>
        <w:t xml:space="preserve"> </w:t>
      </w:r>
      <w:r>
        <w:br/>
      </w:r>
      <w:r>
        <w:rPr>
          <w:rStyle w:val="NormalTok"/>
        </w:rPr>
        <w:t xml:space="preserve">    </w:t>
      </w:r>
      <w:r>
        <w:rPr>
          <w:rStyle w:val="OtherTok"/>
        </w:rPr>
        <w:t>d_name=</w:t>
      </w:r>
      <w:r>
        <w:rPr>
          <w:rStyle w:val="StringTok"/>
        </w:rPr>
        <w:t>"elevation angle"</w:t>
      </w:r>
      <w:r>
        <w:rPr>
          <w:rStyle w:val="NormalTok"/>
        </w:rPr>
        <w:t xml:space="preserve"> </w:t>
      </w:r>
      <w:r>
        <w:br/>
      </w:r>
      <w:r>
        <w:rPr>
          <w:rStyle w:val="NormalTok"/>
        </w:rPr>
        <w:t xml:space="preserve">    </w:t>
      </w:r>
      <w:r>
        <w:rPr>
          <w:rStyle w:val="OtherTok"/>
        </w:rPr>
        <w:t>e_name=</w:t>
      </w:r>
      <w:r>
        <w:rPr>
          <w:rStyle w:val="StringTok"/>
        </w:rPr>
        <w:t>"DeltaLongES"</w:t>
      </w:r>
      <w:r>
        <w:rPr>
          <w:rStyle w:val="NormalTok"/>
        </w:rPr>
        <w:t xml:space="preserve"> </w:t>
      </w:r>
      <w:r>
        <w:br/>
      </w:r>
      <w:r>
        <w:rPr>
          <w:rStyle w:val="NormalTok"/>
        </w:rPr>
        <w:t xml:space="preserve">    </w:t>
      </w:r>
      <w:r>
        <w:rPr>
          <w:rStyle w:val="OtherTok"/>
        </w:rPr>
        <w:t>ES_ID=</w:t>
      </w:r>
      <w:r>
        <w:rPr>
          <w:rStyle w:val="StringTok"/>
        </w:rPr>
        <w:t>"-1"</w:t>
      </w:r>
      <w:r>
        <w:rPr>
          <w:rStyle w:val="NormalTok"/>
        </w:rPr>
        <w:t>&gt;</w:t>
      </w:r>
      <w:r>
        <w:br/>
      </w:r>
      <w:r>
        <w:rPr>
          <w:rStyle w:val="NormalTok"/>
        </w:rPr>
        <w:t xml:space="preserve">  &lt;</w:t>
      </w:r>
      <w:r>
        <w:rPr>
          <w:rStyle w:val="KeywordTok"/>
        </w:rPr>
        <w:t>by_a</w:t>
      </w:r>
      <w:r>
        <w:rPr>
          <w:rStyle w:val="NormalTok"/>
        </w:rPr>
        <w:t xml:space="preserve"> </w:t>
      </w:r>
      <w:r>
        <w:rPr>
          <w:rStyle w:val="OtherTok"/>
        </w:rPr>
        <w:t>a=</w:t>
      </w:r>
      <w:r>
        <w:rPr>
          <w:rStyle w:val="StringTok"/>
        </w:rPr>
        <w:t>"0"</w:t>
      </w:r>
      <w:r>
        <w:rPr>
          <w:rStyle w:val="NormalTok"/>
        </w:rPr>
        <w:t>&gt;</w:t>
      </w:r>
      <w:r>
        <w:br/>
      </w:r>
      <w:r>
        <w:rPr>
          <w:rStyle w:val="NormalTok"/>
        </w:rPr>
        <w:t xml:space="preserve">    &lt;</w:t>
      </w:r>
      <w:r>
        <w:rPr>
          <w:rStyle w:val="KeywordTok"/>
        </w:rPr>
        <w:t>by_c</w:t>
      </w:r>
      <w:r>
        <w:rPr>
          <w:rStyle w:val="NormalTok"/>
        </w:rPr>
        <w:t xml:space="preserve"> </w:t>
      </w:r>
      <w:r>
        <w:rPr>
          <w:rStyle w:val="OtherTok"/>
        </w:rPr>
        <w:t>c=</w:t>
      </w:r>
      <w:r>
        <w:rPr>
          <w:rStyle w:val="StringTok"/>
        </w:rPr>
        <w:t>"0"</w:t>
      </w:r>
      <w:r>
        <w:rPr>
          <w:rStyle w:val="NormalTok"/>
        </w:rPr>
        <w:t>&gt;</w:t>
      </w:r>
      <w:r>
        <w:br/>
      </w:r>
      <w:r>
        <w:rPr>
          <w:rStyle w:val="NormalTok"/>
        </w:rPr>
        <w:t xml:space="preserve">      &lt;</w:t>
      </w:r>
      <w:r>
        <w:rPr>
          <w:rStyle w:val="KeywordTok"/>
        </w:rPr>
        <w:t>by_d</w:t>
      </w:r>
      <w:r>
        <w:rPr>
          <w:rStyle w:val="NormalTok"/>
        </w:rPr>
        <w:t xml:space="preserve"> </w:t>
      </w:r>
      <w:r>
        <w:rPr>
          <w:rStyle w:val="OtherTok"/>
        </w:rPr>
        <w:t>d=</w:t>
      </w:r>
      <w:r>
        <w:rPr>
          <w:rStyle w:val="StringTok"/>
        </w:rPr>
        <w:t>"10"</w:t>
      </w:r>
      <w:r>
        <w:rPr>
          <w:rStyle w:val="NormalTok"/>
        </w:rPr>
        <w:t>&gt;</w:t>
      </w:r>
      <w:r>
        <w:br/>
      </w:r>
      <w:r>
        <w:rPr>
          <w:rStyle w:val="NormalTok"/>
        </w:rPr>
        <w:t xml:space="preserve">        &lt;</w:t>
      </w:r>
      <w:r>
        <w:rPr>
          <w:rStyle w:val="KeywordTok"/>
        </w:rPr>
        <w:t>eirp</w:t>
      </w:r>
      <w:r>
        <w:rPr>
          <w:rStyle w:val="NormalTok"/>
        </w:rPr>
        <w:t xml:space="preserve"> </w:t>
      </w:r>
      <w:r>
        <w:rPr>
          <w:rStyle w:val="OtherTok"/>
        </w:rPr>
        <w:t>e=</w:t>
      </w:r>
      <w:r>
        <w:rPr>
          <w:rStyle w:val="StringTok"/>
        </w:rPr>
        <w:t>"0"</w:t>
      </w:r>
      <w:r>
        <w:rPr>
          <w:rStyle w:val="NormalTok"/>
        </w:rPr>
        <w:t>&gt;30.0206&lt;/</w:t>
      </w:r>
      <w:r>
        <w:rPr>
          <w:rStyle w:val="KeywordTok"/>
        </w:rPr>
        <w:t>eirp</w:t>
      </w:r>
      <w:r>
        <w:rPr>
          <w:rStyle w:val="NormalTok"/>
        </w:rPr>
        <w:t>&gt;</w:t>
      </w:r>
      <w:r>
        <w:br/>
      </w:r>
      <w:r>
        <w:rPr>
          <w:rStyle w:val="NormalTok"/>
        </w:rPr>
        <w:t xml:space="preserve">        &lt;</w:t>
      </w:r>
      <w:r>
        <w:rPr>
          <w:rStyle w:val="KeywordTok"/>
        </w:rPr>
        <w:t>eirp</w:t>
      </w:r>
      <w:r>
        <w:rPr>
          <w:rStyle w:val="NormalTok"/>
        </w:rPr>
        <w:t xml:space="preserve"> </w:t>
      </w:r>
      <w:r>
        <w:rPr>
          <w:rStyle w:val="OtherTok"/>
        </w:rPr>
        <w:t>e=</w:t>
      </w:r>
      <w:r>
        <w:rPr>
          <w:rStyle w:val="StringTok"/>
        </w:rPr>
        <w:t>"5"</w:t>
      </w:r>
      <w:r>
        <w:rPr>
          <w:rStyle w:val="NormalTok"/>
        </w:rPr>
        <w:t>&gt;28.0206&lt;/</w:t>
      </w:r>
      <w:r>
        <w:rPr>
          <w:rStyle w:val="KeywordTok"/>
        </w:rPr>
        <w:t>eirp</w:t>
      </w:r>
      <w:r>
        <w:rPr>
          <w:rStyle w:val="NormalTok"/>
        </w:rPr>
        <w:t>&gt;</w:t>
      </w:r>
      <w:r>
        <w:br/>
      </w:r>
      <w:r>
        <w:rPr>
          <w:rStyle w:val="NormalTok"/>
        </w:rPr>
        <w:t xml:space="preserve">        &lt;</w:t>
      </w:r>
      <w:r>
        <w:rPr>
          <w:rStyle w:val="KeywordTok"/>
        </w:rPr>
        <w:t>eirp</w:t>
      </w:r>
      <w:r>
        <w:rPr>
          <w:rStyle w:val="NormalTok"/>
        </w:rPr>
        <w:t xml:space="preserve"> </w:t>
      </w:r>
      <w:r>
        <w:rPr>
          <w:rStyle w:val="OtherTok"/>
        </w:rPr>
        <w:t>e=</w:t>
      </w:r>
      <w:r>
        <w:rPr>
          <w:rStyle w:val="StringTok"/>
        </w:rPr>
        <w:t>"10"</w:t>
      </w:r>
      <w:r>
        <w:rPr>
          <w:rStyle w:val="NormalTok"/>
        </w:rPr>
        <w:t>&gt;25.0206&lt;/</w:t>
      </w:r>
      <w:r>
        <w:rPr>
          <w:rStyle w:val="KeywordTok"/>
        </w:rPr>
        <w:t>eirp</w:t>
      </w:r>
      <w:r>
        <w:rPr>
          <w:rStyle w:val="NormalTok"/>
        </w:rPr>
        <w:t>&gt;</w:t>
      </w:r>
      <w:r>
        <w:br/>
      </w:r>
      <w:r>
        <w:rPr>
          <w:rStyle w:val="NormalTok"/>
        </w:rPr>
        <w:t xml:space="preserve">      &lt;/</w:t>
      </w:r>
      <w:r>
        <w:rPr>
          <w:rStyle w:val="KeywordTok"/>
        </w:rPr>
        <w:t>by_d</w:t>
      </w:r>
      <w:r>
        <w:rPr>
          <w:rStyle w:val="NormalTok"/>
        </w:rPr>
        <w:t>&gt;</w:t>
      </w:r>
      <w:r>
        <w:br/>
      </w:r>
      <w:r>
        <w:rPr>
          <w:rStyle w:val="NormalTok"/>
        </w:rPr>
        <w:t xml:space="preserve">    &lt;/</w:t>
      </w:r>
      <w:r>
        <w:rPr>
          <w:rStyle w:val="KeywordTok"/>
        </w:rPr>
        <w:t>by_c</w:t>
      </w:r>
      <w:r>
        <w:rPr>
          <w:rStyle w:val="NormalTok"/>
        </w:rPr>
        <w:t>&gt;</w:t>
      </w:r>
      <w:r>
        <w:br/>
      </w:r>
      <w:r>
        <w:rPr>
          <w:rStyle w:val="NormalTok"/>
        </w:rPr>
        <w:t xml:space="preserve">  &lt;/</w:t>
      </w:r>
      <w:r>
        <w:rPr>
          <w:rStyle w:val="KeywordTok"/>
        </w:rPr>
        <w:t>by_a</w:t>
      </w:r>
      <w:r>
        <w:rPr>
          <w:rStyle w:val="NormalTok"/>
        </w:rPr>
        <w:t>&gt;</w:t>
      </w:r>
      <w:r>
        <w:br/>
      </w:r>
      <w:r>
        <w:rPr>
          <w:rStyle w:val="NormalTok"/>
        </w:rPr>
        <w:t>&lt;/</w:t>
      </w:r>
      <w:r>
        <w:rPr>
          <w:rStyle w:val="KeywordTok"/>
        </w:rPr>
        <w:t>eirp_mask_es</w:t>
      </w:r>
      <w:r>
        <w:rPr>
          <w:rStyle w:val="NormalTok"/>
        </w:rPr>
        <w:t>&gt;</w:t>
      </w:r>
    </w:p>
    <w:p w14:paraId="0BD09A4C" w14:textId="77777777" w:rsidR="00C57B56" w:rsidRDefault="00E44E55" w:rsidP="00C57B56">
      <w:pPr>
        <w:pStyle w:val="Heading3"/>
      </w:pPr>
      <w:bookmarkStart w:id="108" w:name="_Toc228378705"/>
      <w:bookmarkStart w:id="109" w:name="_Toc228382286"/>
      <w:bookmarkStart w:id="110" w:name="xml-structure-for-eirp-ss-masks"/>
      <w:bookmarkEnd w:id="105"/>
      <w:bookmarkEnd w:id="107"/>
      <w:r>
        <w:t>6.7.5 XML Structure for EIRP SS Masks</w:t>
      </w:r>
      <w:bookmarkEnd w:id="108"/>
      <w:bookmarkEnd w:id="109"/>
    </w:p>
    <w:p w14:paraId="5CBBFF91" w14:textId="77777777" w:rsidR="00C57B56" w:rsidRDefault="00C57B56" w:rsidP="00C57B56">
      <w:pPr>
        <w:pStyle w:val="SourceCode"/>
      </w:pPr>
      <w:r>
        <w:rPr>
          <w:rStyle w:val="NormalTok"/>
        </w:rPr>
        <w:t>&lt;</w:t>
      </w:r>
      <w:r>
        <w:rPr>
          <w:rStyle w:val="KeywordTok"/>
        </w:rPr>
        <w:t>satellite_system</w:t>
      </w:r>
      <w:r>
        <w:rPr>
          <w:rStyle w:val="NormalTok"/>
        </w:rPr>
        <w:t xml:space="preserve"> </w:t>
      </w:r>
      <w:r>
        <w:rPr>
          <w:rStyle w:val="OtherTok"/>
        </w:rPr>
        <w:t>ntc_id=</w:t>
      </w:r>
      <w:r>
        <w:rPr>
          <w:rStyle w:val="StringTok"/>
        </w:rPr>
        <w:t>"123456789"</w:t>
      </w:r>
      <w:r>
        <w:rPr>
          <w:rStyle w:val="NormalTok"/>
        </w:rPr>
        <w:t xml:space="preserve"> </w:t>
      </w:r>
      <w:r>
        <w:rPr>
          <w:rStyle w:val="OtherTok"/>
        </w:rPr>
        <w:t>sat_name=</w:t>
      </w:r>
      <w:r>
        <w:rPr>
          <w:rStyle w:val="StringTok"/>
        </w:rPr>
        <w:t>"MySatName"</w:t>
      </w:r>
      <w:r>
        <w:rPr>
          <w:rStyle w:val="NormalTok"/>
        </w:rPr>
        <w:t>&gt;</w:t>
      </w:r>
      <w:r>
        <w:br/>
      </w:r>
      <w:r>
        <w:rPr>
          <w:rStyle w:val="NormalTok"/>
        </w:rPr>
        <w:t xml:space="preserve">  &lt;</w:t>
      </w:r>
      <w:r>
        <w:rPr>
          <w:rStyle w:val="KeywordTok"/>
        </w:rPr>
        <w:t>eirp_mask_ss</w:t>
      </w:r>
      <w:r>
        <w:rPr>
          <w:rStyle w:val="NormalTok"/>
        </w:rPr>
        <w:t xml:space="preserve"> </w:t>
      </w:r>
      <w:r>
        <w:br/>
      </w:r>
      <w:r>
        <w:rPr>
          <w:rStyle w:val="NormalTok"/>
        </w:rPr>
        <w:t xml:space="preserve">      </w:t>
      </w:r>
      <w:r>
        <w:rPr>
          <w:rStyle w:val="OtherTok"/>
        </w:rPr>
        <w:t>mask_id=</w:t>
      </w:r>
      <w:r>
        <w:rPr>
          <w:rStyle w:val="StringTok"/>
        </w:rPr>
        <w:t>"5"</w:t>
      </w:r>
      <w:r>
        <w:rPr>
          <w:rStyle w:val="NormalTok"/>
        </w:rPr>
        <w:t xml:space="preserve"> </w:t>
      </w:r>
      <w:r>
        <w:br/>
      </w:r>
      <w:r>
        <w:rPr>
          <w:rStyle w:val="NormalTok"/>
        </w:rPr>
        <w:t xml:space="preserve">      </w:t>
      </w:r>
      <w:r>
        <w:rPr>
          <w:rStyle w:val="OtherTok"/>
        </w:rPr>
        <w:t>low_freq_mhz=</w:t>
      </w:r>
      <w:r>
        <w:rPr>
          <w:rStyle w:val="StringTok"/>
        </w:rPr>
        <w:t>"17300"</w:t>
      </w:r>
      <w:r>
        <w:rPr>
          <w:rStyle w:val="NormalTok"/>
        </w:rPr>
        <w:t xml:space="preserve"> </w:t>
      </w:r>
      <w:r>
        <w:br/>
      </w:r>
      <w:r>
        <w:rPr>
          <w:rStyle w:val="NormalTok"/>
        </w:rPr>
        <w:lastRenderedPageBreak/>
        <w:t xml:space="preserve">      </w:t>
      </w:r>
      <w:r>
        <w:rPr>
          <w:rStyle w:val="OtherTok"/>
        </w:rPr>
        <w:t>high_freq_mhz=</w:t>
      </w:r>
      <w:r>
        <w:rPr>
          <w:rStyle w:val="StringTok"/>
        </w:rPr>
        <w:t>"17700"</w:t>
      </w:r>
      <w:r>
        <w:rPr>
          <w:rStyle w:val="NormalTok"/>
        </w:rPr>
        <w:t xml:space="preserve"> </w:t>
      </w:r>
      <w:r>
        <w:br/>
      </w:r>
      <w:r>
        <w:rPr>
          <w:rStyle w:val="NormalTok"/>
        </w:rPr>
        <w:t xml:space="preserve">      </w:t>
      </w:r>
      <w:r>
        <w:rPr>
          <w:rStyle w:val="OtherTok"/>
        </w:rPr>
        <w:t>refbw_khz=</w:t>
      </w:r>
      <w:r>
        <w:rPr>
          <w:rStyle w:val="StringTok"/>
        </w:rPr>
        <w:t>"40"</w:t>
      </w:r>
      <w:r>
        <w:rPr>
          <w:rStyle w:val="NormalTok"/>
        </w:rPr>
        <w:t xml:space="preserve"> </w:t>
      </w:r>
      <w:r>
        <w:br/>
      </w:r>
      <w:r>
        <w:rPr>
          <w:rStyle w:val="NormalTok"/>
        </w:rPr>
        <w:t xml:space="preserve">      </w:t>
      </w:r>
      <w:r>
        <w:rPr>
          <w:rStyle w:val="OtherTok"/>
        </w:rPr>
        <w:t>a_name=</w:t>
      </w:r>
      <w:r>
        <w:rPr>
          <w:rStyle w:val="StringTok"/>
        </w:rPr>
        <w:t>"latitude"</w:t>
      </w:r>
      <w:r>
        <w:rPr>
          <w:rStyle w:val="NormalTok"/>
        </w:rPr>
        <w:t xml:space="preserve"> </w:t>
      </w:r>
      <w:r>
        <w:br/>
      </w:r>
      <w:r>
        <w:rPr>
          <w:rStyle w:val="NormalTok"/>
        </w:rPr>
        <w:t xml:space="preserve">      </w:t>
      </w:r>
      <w:r>
        <w:rPr>
          <w:rStyle w:val="OtherTok"/>
        </w:rPr>
        <w:t>b_name=</w:t>
      </w:r>
      <w:r>
        <w:rPr>
          <w:rStyle w:val="StringTok"/>
        </w:rPr>
        <w:t>"offaxis angle"</w:t>
      </w:r>
      <w:r>
        <w:rPr>
          <w:rStyle w:val="NormalTok"/>
        </w:rPr>
        <w:t>&gt;</w:t>
      </w:r>
      <w:r>
        <w:br/>
      </w:r>
      <w:r>
        <w:rPr>
          <w:rStyle w:val="NormalTok"/>
        </w:rPr>
        <w:t xml:space="preserve">    &lt;</w:t>
      </w:r>
      <w:r>
        <w:rPr>
          <w:rStyle w:val="KeywordTok"/>
        </w:rPr>
        <w:t>by_a</w:t>
      </w:r>
      <w:r>
        <w:rPr>
          <w:rStyle w:val="NormalTok"/>
        </w:rPr>
        <w:t xml:space="preserve"> </w:t>
      </w:r>
      <w:r>
        <w:rPr>
          <w:rStyle w:val="OtherTok"/>
        </w:rPr>
        <w:t>a=</w:t>
      </w:r>
      <w:r>
        <w:rPr>
          <w:rStyle w:val="StringTok"/>
        </w:rPr>
        <w:t>"0"</w:t>
      </w:r>
      <w:r>
        <w:rPr>
          <w:rStyle w:val="NormalTok"/>
        </w:rPr>
        <w:t>&gt;</w:t>
      </w:r>
      <w:r>
        <w:br/>
      </w:r>
      <w:r>
        <w:rPr>
          <w:rStyle w:val="NormalTok"/>
        </w:rPr>
        <w:t xml:space="preserve">      &lt;</w:t>
      </w:r>
      <w:r>
        <w:rPr>
          <w:rStyle w:val="KeywordTok"/>
        </w:rPr>
        <w:t>eirp</w:t>
      </w:r>
      <w:r>
        <w:rPr>
          <w:rStyle w:val="NormalTok"/>
        </w:rPr>
        <w:t xml:space="preserve"> </w:t>
      </w:r>
      <w:r>
        <w:rPr>
          <w:rStyle w:val="OtherTok"/>
        </w:rPr>
        <w:t>b=</w:t>
      </w:r>
      <w:r>
        <w:rPr>
          <w:rStyle w:val="StringTok"/>
        </w:rPr>
        <w:t>"0"</w:t>
      </w:r>
      <w:r>
        <w:rPr>
          <w:rStyle w:val="NormalTok"/>
        </w:rPr>
        <w:t>&gt;30.0206&lt;/</w:t>
      </w:r>
      <w:r>
        <w:rPr>
          <w:rStyle w:val="KeywordTok"/>
        </w:rPr>
        <w:t>eirp</w:t>
      </w:r>
      <w:r>
        <w:rPr>
          <w:rStyle w:val="NormalTok"/>
        </w:rPr>
        <w:t>&gt;</w:t>
      </w:r>
      <w:r>
        <w:br/>
      </w:r>
      <w:r>
        <w:rPr>
          <w:rStyle w:val="NormalTok"/>
        </w:rPr>
        <w:t xml:space="preserve">      &lt;</w:t>
      </w:r>
      <w:r>
        <w:rPr>
          <w:rStyle w:val="KeywordTok"/>
        </w:rPr>
        <w:t>eirp</w:t>
      </w:r>
      <w:r>
        <w:rPr>
          <w:rStyle w:val="NormalTok"/>
        </w:rPr>
        <w:t xml:space="preserve"> </w:t>
      </w:r>
      <w:r>
        <w:rPr>
          <w:rStyle w:val="OtherTok"/>
        </w:rPr>
        <w:t>b=</w:t>
      </w:r>
      <w:r>
        <w:rPr>
          <w:rStyle w:val="StringTok"/>
        </w:rPr>
        <w:t>"1"</w:t>
      </w:r>
      <w:r>
        <w:rPr>
          <w:rStyle w:val="NormalTok"/>
        </w:rPr>
        <w:t>&gt;20.0206&lt;/</w:t>
      </w:r>
      <w:r>
        <w:rPr>
          <w:rStyle w:val="KeywordTok"/>
        </w:rPr>
        <w:t>eirp</w:t>
      </w:r>
      <w:r>
        <w:rPr>
          <w:rStyle w:val="NormalTok"/>
        </w:rPr>
        <w:t>&gt;</w:t>
      </w:r>
      <w:r>
        <w:br/>
      </w:r>
      <w:r>
        <w:rPr>
          <w:rStyle w:val="NormalTok"/>
        </w:rPr>
        <w:t xml:space="preserve">      &lt;</w:t>
      </w:r>
      <w:r>
        <w:rPr>
          <w:rStyle w:val="KeywordTok"/>
        </w:rPr>
        <w:t>eirp</w:t>
      </w:r>
      <w:r>
        <w:rPr>
          <w:rStyle w:val="NormalTok"/>
        </w:rPr>
        <w:t xml:space="preserve"> </w:t>
      </w:r>
      <w:r>
        <w:rPr>
          <w:rStyle w:val="OtherTok"/>
        </w:rPr>
        <w:t>b=</w:t>
      </w:r>
      <w:r>
        <w:rPr>
          <w:rStyle w:val="StringTok"/>
        </w:rPr>
        <w:t>"5"</w:t>
      </w:r>
      <w:r>
        <w:rPr>
          <w:rStyle w:val="NormalTok"/>
        </w:rPr>
        <w:t>&gt;2.54634976&lt;/</w:t>
      </w:r>
      <w:r>
        <w:rPr>
          <w:rStyle w:val="KeywordTok"/>
        </w:rPr>
        <w:t>eirp</w:t>
      </w:r>
      <w:r>
        <w:rPr>
          <w:rStyle w:val="NormalTok"/>
        </w:rPr>
        <w:t>&gt;</w:t>
      </w:r>
      <w:r>
        <w:br/>
      </w:r>
      <w:r>
        <w:rPr>
          <w:rStyle w:val="NormalTok"/>
        </w:rPr>
        <w:t xml:space="preserve">      &lt;</w:t>
      </w:r>
      <w:r>
        <w:rPr>
          <w:rStyle w:val="KeywordTok"/>
        </w:rPr>
        <w:t>eirp</w:t>
      </w:r>
      <w:r>
        <w:rPr>
          <w:rStyle w:val="NormalTok"/>
        </w:rPr>
        <w:t xml:space="preserve"> </w:t>
      </w:r>
      <w:r>
        <w:rPr>
          <w:rStyle w:val="OtherTok"/>
        </w:rPr>
        <w:t>b=</w:t>
      </w:r>
      <w:r>
        <w:rPr>
          <w:rStyle w:val="StringTok"/>
        </w:rPr>
        <w:t>"180"</w:t>
      </w:r>
      <w:r>
        <w:rPr>
          <w:rStyle w:val="NormalTok"/>
        </w:rPr>
        <w:t>&gt;-18.9471149&lt;/</w:t>
      </w:r>
      <w:r>
        <w:rPr>
          <w:rStyle w:val="KeywordTok"/>
        </w:rPr>
        <w:t>eirp</w:t>
      </w:r>
      <w:r>
        <w:rPr>
          <w:rStyle w:val="NormalTok"/>
        </w:rPr>
        <w:t>&gt;</w:t>
      </w:r>
      <w:r>
        <w:br/>
      </w:r>
      <w:r>
        <w:rPr>
          <w:rStyle w:val="NormalTok"/>
        </w:rPr>
        <w:t xml:space="preserve">    &lt;/</w:t>
      </w:r>
      <w:r>
        <w:rPr>
          <w:rStyle w:val="KeywordTok"/>
        </w:rPr>
        <w:t>by_a</w:t>
      </w:r>
      <w:r>
        <w:rPr>
          <w:rStyle w:val="NormalTok"/>
        </w:rPr>
        <w:t>&gt;</w:t>
      </w:r>
      <w:r>
        <w:br/>
      </w:r>
      <w:r>
        <w:rPr>
          <w:rStyle w:val="NormalTok"/>
        </w:rPr>
        <w:t xml:space="preserve">  &lt;/</w:t>
      </w:r>
      <w:r>
        <w:rPr>
          <w:rStyle w:val="KeywordTok"/>
        </w:rPr>
        <w:t>eirp_mask_ss</w:t>
      </w:r>
      <w:r>
        <w:rPr>
          <w:rStyle w:val="NormalTok"/>
        </w:rPr>
        <w:t>&gt;</w:t>
      </w:r>
      <w:r>
        <w:br/>
      </w:r>
      <w:r>
        <w:rPr>
          <w:rStyle w:val="NormalTok"/>
        </w:rPr>
        <w:t>&lt;/</w:t>
      </w:r>
      <w:r>
        <w:rPr>
          <w:rStyle w:val="KeywordTok"/>
        </w:rPr>
        <w:t>satellite_system</w:t>
      </w:r>
      <w:r>
        <w:rPr>
          <w:rStyle w:val="NormalTok"/>
        </w:rPr>
        <w:t>&gt;</w:t>
      </w:r>
    </w:p>
    <w:p w14:paraId="33485317" w14:textId="77777777" w:rsidR="00C57B56" w:rsidRDefault="00C57B56" w:rsidP="00C57B56"/>
    <w:p w14:paraId="78A86508" w14:textId="77777777" w:rsidR="00C57B56" w:rsidRDefault="00E44E55" w:rsidP="00C57B56">
      <w:pPr>
        <w:pStyle w:val="Heading2"/>
      </w:pPr>
      <w:bookmarkStart w:id="111" w:name="_Toc228382287"/>
      <w:bookmarkStart w:id="112" w:name="parameter-validation-rules"/>
      <w:bookmarkEnd w:id="84"/>
      <w:bookmarkEnd w:id="110"/>
      <w:r>
        <w:t>6.8. Parameter Validation Rules</w:t>
      </w:r>
      <w:bookmarkEnd w:id="111"/>
    </w:p>
    <w:p w14:paraId="6F38CF47" w14:textId="77777777" w:rsidR="00C57B56" w:rsidRDefault="00E44E55" w:rsidP="00C57B56">
      <w:pPr>
        <w:pStyle w:val="Heading3"/>
      </w:pPr>
      <w:bookmarkStart w:id="113" w:name="_Toc228378707"/>
      <w:bookmarkStart w:id="114" w:name="_Toc228382288"/>
      <w:bookmarkStart w:id="115" w:name="database-integrity-rules"/>
      <w:r>
        <w:t>6.8.1 Database Integrity Rules</w:t>
      </w:r>
      <w:bookmarkEnd w:id="113"/>
      <w:bookmarkEnd w:id="114"/>
    </w:p>
    <w:p w14:paraId="7174BBDE" w14:textId="77777777" w:rsidR="00C57B56" w:rsidRDefault="00E44E55" w:rsidP="00C57B56">
      <w:pPr>
        <w:pStyle w:val="Heading4"/>
      </w:pPr>
      <w:bookmarkStart w:id="116" w:name="scenario-validation"/>
      <w:r>
        <w:t>6.8.1.1 Scenario Validation</w:t>
      </w:r>
    </w:p>
    <w:p w14:paraId="26583534" w14:textId="77777777" w:rsidR="00C57B56" w:rsidRDefault="00C57B56" w:rsidP="005C2DDC">
      <w:pPr>
        <w:pStyle w:val="Compact"/>
        <w:numPr>
          <w:ilvl w:val="0"/>
          <w:numId w:val="39"/>
        </w:numPr>
        <w:ind w:hanging="360"/>
      </w:pPr>
      <w:r>
        <w:t xml:space="preserve">Each scenario must have at least one frequency range in </w:t>
      </w:r>
      <w:r>
        <w:rPr>
          <w:rStyle w:val="VerbatimChar"/>
        </w:rPr>
        <w:t>epfd_freq</w:t>
      </w:r>
    </w:p>
    <w:p w14:paraId="20FDC19E" w14:textId="77777777" w:rsidR="00C57B56" w:rsidRDefault="00C57B56" w:rsidP="005C2DDC">
      <w:pPr>
        <w:pStyle w:val="Compact"/>
        <w:numPr>
          <w:ilvl w:val="0"/>
          <w:numId w:val="39"/>
        </w:numPr>
        <w:ind w:hanging="360"/>
      </w:pPr>
      <w:r>
        <w:t xml:space="preserve">Each scenario associated with downlink transmission must have associated Nco parameters in </w:t>
      </w:r>
      <w:r>
        <w:rPr>
          <w:rStyle w:val="VerbatimChar"/>
        </w:rPr>
        <w:t>sat_oper</w:t>
      </w:r>
    </w:p>
    <w:p w14:paraId="41F986F1" w14:textId="77777777" w:rsidR="00C57B56" w:rsidRDefault="00C57B56" w:rsidP="005C2DDC">
      <w:pPr>
        <w:pStyle w:val="Compact"/>
        <w:numPr>
          <w:ilvl w:val="0"/>
          <w:numId w:val="39"/>
        </w:numPr>
        <w:ind w:hanging="360"/>
      </w:pPr>
      <w:r>
        <w:t xml:space="preserve">Scenarios must have appropriate masks linked via </w:t>
      </w:r>
      <w:r>
        <w:rPr>
          <w:rStyle w:val="VerbatimChar"/>
        </w:rPr>
        <w:t>mask_lnk1</w:t>
      </w:r>
      <w:r>
        <w:t xml:space="preserve">, </w:t>
      </w:r>
      <w:r>
        <w:rPr>
          <w:rStyle w:val="VerbatimChar"/>
        </w:rPr>
        <w:t>mask_lnk2</w:t>
      </w:r>
      <w:r>
        <w:t>, or both</w:t>
      </w:r>
    </w:p>
    <w:p w14:paraId="1CBA9C67" w14:textId="77777777" w:rsidR="00C57B56" w:rsidRDefault="00C57B56" w:rsidP="005C2DDC">
      <w:pPr>
        <w:pStyle w:val="Compact"/>
        <w:numPr>
          <w:ilvl w:val="0"/>
          <w:numId w:val="39"/>
        </w:numPr>
        <w:ind w:hanging="360"/>
      </w:pPr>
      <w:r>
        <w:rPr>
          <w:rStyle w:val="VerbatimChar"/>
        </w:rPr>
        <w:t>scen_id</w:t>
      </w:r>
      <w:r>
        <w:t xml:space="preserve"> must be unique within a notice</w:t>
      </w:r>
    </w:p>
    <w:p w14:paraId="3E0ECE85" w14:textId="77777777" w:rsidR="00C57B56" w:rsidRDefault="00C57B56" w:rsidP="005C2DDC">
      <w:pPr>
        <w:pStyle w:val="Compact"/>
        <w:numPr>
          <w:ilvl w:val="0"/>
          <w:numId w:val="39"/>
        </w:numPr>
        <w:ind w:hanging="360"/>
      </w:pPr>
      <w:r>
        <w:t xml:space="preserve">If </w:t>
      </w:r>
      <w:r>
        <w:rPr>
          <w:rStyle w:val="VerbatimChar"/>
        </w:rPr>
        <w:t>orbit_set_id</w:t>
      </w:r>
      <w:r>
        <w:t xml:space="preserve"> is specified in </w:t>
      </w:r>
      <w:r>
        <w:rPr>
          <w:rStyle w:val="VerbatimChar"/>
        </w:rPr>
        <w:t>epfd_param</w:t>
      </w:r>
      <w:r>
        <w:t xml:space="preserve">, corresponding orbital planes must exist in </w:t>
      </w:r>
      <w:r>
        <w:rPr>
          <w:rStyle w:val="VerbatimChar"/>
        </w:rPr>
        <w:t>orbit</w:t>
      </w:r>
      <w:r>
        <w:t xml:space="preserve"> table with matching </w:t>
      </w:r>
      <w:r>
        <w:rPr>
          <w:rStyle w:val="VerbatimChar"/>
        </w:rPr>
        <w:t>orbit_set_id</w:t>
      </w:r>
    </w:p>
    <w:p w14:paraId="59159982" w14:textId="77777777" w:rsidR="00C57B56" w:rsidRDefault="00E44E55" w:rsidP="00C57B56">
      <w:pPr>
        <w:pStyle w:val="Heading4"/>
      </w:pPr>
      <w:bookmarkStart w:id="117" w:name="orbital-configuration-validation"/>
      <w:bookmarkEnd w:id="116"/>
      <w:r>
        <w:t>6.8.1.2 Orbital Configuration Validation</w:t>
      </w:r>
    </w:p>
    <w:p w14:paraId="2CAEFE39" w14:textId="77777777" w:rsidR="00C57B56" w:rsidRDefault="00C57B56" w:rsidP="005C2DDC">
      <w:pPr>
        <w:pStyle w:val="Compact"/>
        <w:numPr>
          <w:ilvl w:val="0"/>
          <w:numId w:val="40"/>
        </w:numPr>
        <w:ind w:hanging="360"/>
      </w:pPr>
      <w:r>
        <w:rPr>
          <w:rStyle w:val="VerbatimChar"/>
        </w:rPr>
        <w:t>orbit_set_id</w:t>
      </w:r>
      <w:r>
        <w:t xml:space="preserve"> in </w:t>
      </w:r>
      <w:r>
        <w:rPr>
          <w:rStyle w:val="VerbatimChar"/>
        </w:rPr>
        <w:t>orbit</w:t>
      </w:r>
      <w:r>
        <w:t xml:space="preserve"> table must be consistent across related orbital planes</w:t>
      </w:r>
    </w:p>
    <w:p w14:paraId="505B9D0F" w14:textId="77777777" w:rsidR="00C57B56" w:rsidRDefault="00C57B56" w:rsidP="005C2DDC">
      <w:pPr>
        <w:pStyle w:val="Compact"/>
        <w:numPr>
          <w:ilvl w:val="0"/>
          <w:numId w:val="40"/>
        </w:numPr>
        <w:ind w:hanging="360"/>
      </w:pPr>
      <w:r>
        <w:t xml:space="preserve">At least one orbital plane must exist for each </w:t>
      </w:r>
      <w:r>
        <w:rPr>
          <w:rStyle w:val="VerbatimChar"/>
        </w:rPr>
        <w:t>orbit_set_id</w:t>
      </w:r>
      <w:r>
        <w:t xml:space="preserve"> referenced in </w:t>
      </w:r>
      <w:r>
        <w:rPr>
          <w:rStyle w:val="VerbatimChar"/>
        </w:rPr>
        <w:t>epfd_param</w:t>
      </w:r>
    </w:p>
    <w:p w14:paraId="65A525CF" w14:textId="77777777" w:rsidR="00C57B56" w:rsidRDefault="00C57B56" w:rsidP="005C2DDC">
      <w:pPr>
        <w:pStyle w:val="Compact"/>
        <w:numPr>
          <w:ilvl w:val="0"/>
          <w:numId w:val="40"/>
        </w:numPr>
        <w:ind w:hanging="360"/>
      </w:pPr>
      <w:r>
        <w:t xml:space="preserve">If </w:t>
      </w:r>
      <w:r>
        <w:rPr>
          <w:rStyle w:val="VerbatimChar"/>
        </w:rPr>
        <w:t>orbit_set_id</w:t>
      </w:r>
      <w:r>
        <w:t xml:space="preserve"> is NULL in </w:t>
      </w:r>
      <w:r>
        <w:rPr>
          <w:rStyle w:val="VerbatimChar"/>
        </w:rPr>
        <w:t>epfd_param</w:t>
      </w:r>
      <w:r>
        <w:t>, at least one orbital plane must exist</w:t>
      </w:r>
    </w:p>
    <w:p w14:paraId="0BA85C7B" w14:textId="77777777" w:rsidR="00C57B56" w:rsidRDefault="00C57B56" w:rsidP="005C2DDC">
      <w:pPr>
        <w:pStyle w:val="Compact"/>
        <w:numPr>
          <w:ilvl w:val="0"/>
          <w:numId w:val="40"/>
        </w:numPr>
        <w:ind w:hanging="360"/>
      </w:pPr>
      <w:r>
        <w:t xml:space="preserve">Altitude parameters: </w:t>
      </w:r>
      <w:r>
        <w:rPr>
          <w:rStyle w:val="VerbatimChar"/>
        </w:rPr>
        <w:t>perig_km ≤ apog_km</w:t>
      </w:r>
    </w:p>
    <w:p w14:paraId="54F08BD6" w14:textId="77777777" w:rsidR="00C57B56" w:rsidRDefault="00C57B56" w:rsidP="005C2DDC">
      <w:pPr>
        <w:pStyle w:val="Compact"/>
        <w:numPr>
          <w:ilvl w:val="0"/>
          <w:numId w:val="40"/>
        </w:numPr>
        <w:ind w:hanging="360"/>
      </w:pPr>
      <w:r>
        <w:t xml:space="preserve">Operating height: </w:t>
      </w:r>
      <w:r>
        <w:rPr>
          <w:rStyle w:val="VerbatimChar"/>
        </w:rPr>
        <w:t>perig_km ≤</w:t>
      </w:r>
      <w:r>
        <w:t xml:space="preserve"> </w:t>
      </w:r>
      <w:r>
        <w:rPr>
          <w:rStyle w:val="VerbatimChar"/>
        </w:rPr>
        <w:t>op_ht_km ≤ apog_km</w:t>
      </w:r>
    </w:p>
    <w:p w14:paraId="2B317094" w14:textId="77777777" w:rsidR="00C57B56" w:rsidRDefault="00E44E55" w:rsidP="00C57B56">
      <w:pPr>
        <w:pStyle w:val="Heading4"/>
      </w:pPr>
      <w:bookmarkStart w:id="118" w:name="mask-linking-validation"/>
      <w:bookmarkEnd w:id="117"/>
      <w:r>
        <w:t>6.8.1.3 Mask Linking Validation</w:t>
      </w:r>
    </w:p>
    <w:p w14:paraId="22B89D75" w14:textId="77777777" w:rsidR="00C57B56" w:rsidRDefault="00C57B56" w:rsidP="005C2DDC">
      <w:pPr>
        <w:pStyle w:val="Compact"/>
        <w:numPr>
          <w:ilvl w:val="0"/>
          <w:numId w:val="41"/>
        </w:numPr>
        <w:ind w:hanging="360"/>
      </w:pPr>
      <w:r>
        <w:t xml:space="preserve">Each mask referenced in </w:t>
      </w:r>
      <w:r>
        <w:rPr>
          <w:rStyle w:val="VerbatimChar"/>
        </w:rPr>
        <w:t>mask_lnk1</w:t>
      </w:r>
      <w:r>
        <w:t xml:space="preserve">, </w:t>
      </w:r>
      <w:r>
        <w:rPr>
          <w:rStyle w:val="VerbatimChar"/>
        </w:rPr>
        <w:t>mask_lnk2</w:t>
      </w:r>
      <w:r>
        <w:t xml:space="preserve">, or </w:t>
      </w:r>
      <w:r>
        <w:rPr>
          <w:rStyle w:val="VerbatimChar"/>
        </w:rPr>
        <w:t>mask_lnk3</w:t>
      </w:r>
      <w:r>
        <w:t xml:space="preserve"> must exist in </w:t>
      </w:r>
      <w:r>
        <w:rPr>
          <w:rStyle w:val="VerbatimChar"/>
        </w:rPr>
        <w:t>mask_info</w:t>
      </w:r>
    </w:p>
    <w:p w14:paraId="1F7D541E" w14:textId="77777777" w:rsidR="00C57B56" w:rsidRDefault="00C57B56" w:rsidP="005C2DDC">
      <w:pPr>
        <w:pStyle w:val="Compact"/>
        <w:numPr>
          <w:ilvl w:val="0"/>
          <w:numId w:val="41"/>
        </w:numPr>
        <w:ind w:hanging="360"/>
      </w:pPr>
      <w:r>
        <w:t>Mask frequency ranges must overlap with scenario frequency ranges</w:t>
      </w:r>
    </w:p>
    <w:p w14:paraId="2610C8BC" w14:textId="77777777" w:rsidR="00C57B56" w:rsidRDefault="00C57B56" w:rsidP="005C2DDC">
      <w:pPr>
        <w:pStyle w:val="Compact"/>
        <w:numPr>
          <w:ilvl w:val="0"/>
          <w:numId w:val="41"/>
        </w:numPr>
        <w:ind w:hanging="360"/>
      </w:pPr>
      <w:r>
        <w:t xml:space="preserve">PFD masks (f_mask=‘P’) can only be linked via </w:t>
      </w:r>
      <w:r>
        <w:rPr>
          <w:rStyle w:val="VerbatimChar"/>
        </w:rPr>
        <w:t>mask_lnk1</w:t>
      </w:r>
    </w:p>
    <w:p w14:paraId="6CF192DC" w14:textId="77777777" w:rsidR="00C57B56" w:rsidRDefault="00C57B56" w:rsidP="005C2DDC">
      <w:pPr>
        <w:pStyle w:val="Compact"/>
        <w:numPr>
          <w:ilvl w:val="0"/>
          <w:numId w:val="41"/>
        </w:numPr>
        <w:ind w:hanging="360"/>
      </w:pPr>
      <w:r>
        <w:t xml:space="preserve">EIRP ES masks (f_mask=‘E’) can only be linked via </w:t>
      </w:r>
      <w:r>
        <w:rPr>
          <w:rStyle w:val="VerbatimChar"/>
        </w:rPr>
        <w:t>mask_lnk2</w:t>
      </w:r>
    </w:p>
    <w:p w14:paraId="0A9BF577" w14:textId="77777777" w:rsidR="00C57B56" w:rsidRDefault="00C57B56" w:rsidP="005C2DDC">
      <w:pPr>
        <w:pStyle w:val="Compact"/>
        <w:numPr>
          <w:ilvl w:val="0"/>
          <w:numId w:val="41"/>
        </w:numPr>
        <w:ind w:hanging="360"/>
      </w:pPr>
      <w:r>
        <w:t xml:space="preserve">EIRP SS masks (f_mask=‘S’) can only be linked via </w:t>
      </w:r>
      <w:r>
        <w:rPr>
          <w:rStyle w:val="VerbatimChar"/>
        </w:rPr>
        <w:t>mask_lnk1</w:t>
      </w:r>
    </w:p>
    <w:p w14:paraId="1C248D4E" w14:textId="77777777" w:rsidR="00C57B56" w:rsidRDefault="00C57B56" w:rsidP="005C2DDC">
      <w:pPr>
        <w:pStyle w:val="Compact"/>
        <w:numPr>
          <w:ilvl w:val="0"/>
          <w:numId w:val="41"/>
        </w:numPr>
        <w:ind w:hanging="360"/>
      </w:pPr>
      <w:r>
        <w:t xml:space="preserve">Operating parameter masks (f_mask=‘R’) can only be linked via </w:t>
      </w:r>
      <w:r>
        <w:rPr>
          <w:rStyle w:val="VerbatimChar"/>
        </w:rPr>
        <w:t>mask_lnk3</w:t>
      </w:r>
    </w:p>
    <w:p w14:paraId="414DB038" w14:textId="77777777" w:rsidR="00C57B56" w:rsidRDefault="00E44E55" w:rsidP="00C57B56">
      <w:pPr>
        <w:pStyle w:val="Heading3"/>
      </w:pPr>
      <w:bookmarkStart w:id="119" w:name="_Toc228378708"/>
      <w:bookmarkStart w:id="120" w:name="_Toc228382289"/>
      <w:bookmarkStart w:id="121" w:name="operational-parameter-ranges"/>
      <w:bookmarkEnd w:id="115"/>
      <w:bookmarkEnd w:id="118"/>
      <w:r>
        <w:t>6.8.2 Operational Parameter Ranges</w:t>
      </w:r>
      <w:bookmarkEnd w:id="119"/>
      <w:bookmarkEnd w:id="120"/>
    </w:p>
    <w:p w14:paraId="5C6E27BD" w14:textId="77777777" w:rsidR="00C57B56" w:rsidRDefault="00E44E55" w:rsidP="00C57B56">
      <w:pPr>
        <w:pStyle w:val="Heading4"/>
      </w:pPr>
      <w:bookmarkStart w:id="122" w:name="epfd_param-table-1"/>
      <w:r>
        <w:t>6.8.2.1 epfd_param Table</w:t>
      </w:r>
    </w:p>
    <w:tbl>
      <w:tblPr>
        <w:tblStyle w:val="Table"/>
        <w:tblW w:w="0" w:type="auto"/>
        <w:tblLook w:val="0020" w:firstRow="1" w:lastRow="0" w:firstColumn="0" w:lastColumn="0" w:noHBand="0" w:noVBand="0"/>
      </w:tblPr>
      <w:tblGrid>
        <w:gridCol w:w="1301"/>
        <w:gridCol w:w="1211"/>
        <w:gridCol w:w="1244"/>
        <w:gridCol w:w="2732"/>
      </w:tblGrid>
      <w:tr w:rsidR="00C57B56" w14:paraId="59DEC090" w14:textId="77777777" w:rsidTr="005C5A9F">
        <w:trPr>
          <w:cnfStyle w:val="100000000000" w:firstRow="1" w:lastRow="0" w:firstColumn="0" w:lastColumn="0" w:oddVBand="0" w:evenVBand="0" w:oddHBand="0" w:evenHBand="0" w:firstRowFirstColumn="0" w:firstRowLastColumn="0" w:lastRowFirstColumn="0" w:lastRowLastColumn="0"/>
          <w:tblHeader/>
        </w:trPr>
        <w:tc>
          <w:tcPr>
            <w:tcW w:w="0" w:type="auto"/>
          </w:tcPr>
          <w:p w14:paraId="08F75DDF" w14:textId="77777777" w:rsidR="00C57B56" w:rsidRDefault="00C57B56" w:rsidP="005C5A9F">
            <w:pPr>
              <w:pStyle w:val="Compact"/>
            </w:pPr>
            <w:r>
              <w:t>Parameter</w:t>
            </w:r>
          </w:p>
        </w:tc>
        <w:tc>
          <w:tcPr>
            <w:tcW w:w="0" w:type="auto"/>
          </w:tcPr>
          <w:p w14:paraId="14D8F02F" w14:textId="77777777" w:rsidR="00C57B56" w:rsidRDefault="00C57B56" w:rsidP="005C5A9F">
            <w:pPr>
              <w:pStyle w:val="Compact"/>
            </w:pPr>
            <w:r>
              <w:t>Minimum</w:t>
            </w:r>
          </w:p>
        </w:tc>
        <w:tc>
          <w:tcPr>
            <w:tcW w:w="0" w:type="auto"/>
          </w:tcPr>
          <w:p w14:paraId="6182E914" w14:textId="77777777" w:rsidR="00C57B56" w:rsidRDefault="00C57B56" w:rsidP="005C5A9F">
            <w:pPr>
              <w:pStyle w:val="Compact"/>
            </w:pPr>
            <w:r>
              <w:t>Maximum</w:t>
            </w:r>
          </w:p>
        </w:tc>
        <w:tc>
          <w:tcPr>
            <w:tcW w:w="0" w:type="auto"/>
          </w:tcPr>
          <w:p w14:paraId="76349255" w14:textId="77777777" w:rsidR="00C57B56" w:rsidRDefault="00C57B56" w:rsidP="005C5A9F">
            <w:pPr>
              <w:pStyle w:val="Compact"/>
            </w:pPr>
            <w:r>
              <w:t>Special Values</w:t>
            </w:r>
          </w:p>
        </w:tc>
      </w:tr>
      <w:tr w:rsidR="00C57B56" w14:paraId="3552F296" w14:textId="77777777" w:rsidTr="005C5A9F">
        <w:tc>
          <w:tcPr>
            <w:tcW w:w="0" w:type="auto"/>
          </w:tcPr>
          <w:p w14:paraId="518E2D8D" w14:textId="77777777" w:rsidR="00C57B56" w:rsidRDefault="00C57B56" w:rsidP="005C5A9F">
            <w:pPr>
              <w:pStyle w:val="Compact"/>
            </w:pPr>
            <w:r>
              <w:t>nbr_sat_td</w:t>
            </w:r>
          </w:p>
        </w:tc>
        <w:tc>
          <w:tcPr>
            <w:tcW w:w="0" w:type="auto"/>
          </w:tcPr>
          <w:p w14:paraId="567660E0" w14:textId="77777777" w:rsidR="00C57B56" w:rsidRDefault="00C57B56" w:rsidP="005C5A9F">
            <w:pPr>
              <w:pStyle w:val="Compact"/>
            </w:pPr>
            <w:r>
              <w:t>0</w:t>
            </w:r>
          </w:p>
        </w:tc>
        <w:tc>
          <w:tcPr>
            <w:tcW w:w="0" w:type="auto"/>
          </w:tcPr>
          <w:p w14:paraId="166F455F" w14:textId="77777777" w:rsidR="00C57B56" w:rsidRDefault="00C57B56" w:rsidP="005C5A9F">
            <w:pPr>
              <w:pStyle w:val="Compact"/>
            </w:pPr>
            <w:r>
              <w:t>9999</w:t>
            </w:r>
          </w:p>
        </w:tc>
        <w:tc>
          <w:tcPr>
            <w:tcW w:w="0" w:type="auto"/>
          </w:tcPr>
          <w:p w14:paraId="45C518BD" w14:textId="77777777" w:rsidR="00C57B56" w:rsidRDefault="00C57B56" w:rsidP="005C5A9F">
            <w:pPr>
              <w:pStyle w:val="Compact"/>
            </w:pPr>
            <w:r>
              <w:t>0 = no uplink tracking</w:t>
            </w:r>
          </w:p>
        </w:tc>
      </w:tr>
      <w:tr w:rsidR="00C57B56" w14:paraId="1500A1EB" w14:textId="77777777" w:rsidTr="005C5A9F">
        <w:tc>
          <w:tcPr>
            <w:tcW w:w="0" w:type="auto"/>
          </w:tcPr>
          <w:p w14:paraId="4A313BDC" w14:textId="77777777" w:rsidR="00C57B56" w:rsidRDefault="00C57B56" w:rsidP="005C5A9F">
            <w:pPr>
              <w:pStyle w:val="Compact"/>
            </w:pPr>
            <w:r>
              <w:t>density</w:t>
            </w:r>
          </w:p>
        </w:tc>
        <w:tc>
          <w:tcPr>
            <w:tcW w:w="0" w:type="auto"/>
          </w:tcPr>
          <w:p w14:paraId="5DD238D1" w14:textId="77777777" w:rsidR="00C57B56" w:rsidRDefault="00C57B56" w:rsidP="005C5A9F">
            <w:pPr>
              <w:pStyle w:val="Compact"/>
            </w:pPr>
            <w:r>
              <w:t>&gt;0</w:t>
            </w:r>
          </w:p>
        </w:tc>
        <w:tc>
          <w:tcPr>
            <w:tcW w:w="0" w:type="auto"/>
          </w:tcPr>
          <w:p w14:paraId="64DA9838" w14:textId="77777777" w:rsidR="00C57B56" w:rsidRDefault="00C57B56" w:rsidP="005C5A9F">
            <w:pPr>
              <w:pStyle w:val="Compact"/>
            </w:pPr>
            <w:r>
              <w:t>1.0</w:t>
            </w:r>
          </w:p>
        </w:tc>
        <w:tc>
          <w:tcPr>
            <w:tcW w:w="0" w:type="auto"/>
          </w:tcPr>
          <w:p w14:paraId="310E8492" w14:textId="77777777" w:rsidR="00C57B56" w:rsidRDefault="00C57B56" w:rsidP="005C5A9F">
            <w:pPr>
              <w:pStyle w:val="Compact"/>
            </w:pPr>
            <w:r>
              <w:t>Typical: 0.00001 - 0.001</w:t>
            </w:r>
          </w:p>
        </w:tc>
      </w:tr>
      <w:tr w:rsidR="00C57B56" w14:paraId="603DE07D" w14:textId="77777777" w:rsidTr="005C5A9F">
        <w:tc>
          <w:tcPr>
            <w:tcW w:w="0" w:type="auto"/>
          </w:tcPr>
          <w:p w14:paraId="545075C8" w14:textId="77777777" w:rsidR="00C57B56" w:rsidRDefault="00C57B56" w:rsidP="005C5A9F">
            <w:pPr>
              <w:pStyle w:val="Compact"/>
            </w:pPr>
            <w:r>
              <w:lastRenderedPageBreak/>
              <w:t>avg_dist</w:t>
            </w:r>
          </w:p>
        </w:tc>
        <w:tc>
          <w:tcPr>
            <w:tcW w:w="0" w:type="auto"/>
          </w:tcPr>
          <w:p w14:paraId="2DC36973" w14:textId="77777777" w:rsidR="00C57B56" w:rsidRDefault="00C57B56" w:rsidP="005C5A9F">
            <w:pPr>
              <w:pStyle w:val="Compact"/>
            </w:pPr>
            <w:r>
              <w:t>0</w:t>
            </w:r>
          </w:p>
        </w:tc>
        <w:tc>
          <w:tcPr>
            <w:tcW w:w="0" w:type="auto"/>
          </w:tcPr>
          <w:p w14:paraId="3CB13AEB" w14:textId="77777777" w:rsidR="00C57B56" w:rsidRDefault="00C57B56" w:rsidP="005C5A9F">
            <w:pPr>
              <w:pStyle w:val="Compact"/>
            </w:pPr>
            <w:r>
              <w:t>99999</w:t>
            </w:r>
          </w:p>
        </w:tc>
        <w:tc>
          <w:tcPr>
            <w:tcW w:w="0" w:type="auto"/>
          </w:tcPr>
          <w:p w14:paraId="762E108D" w14:textId="77777777" w:rsidR="00C57B56" w:rsidRDefault="00C57B56" w:rsidP="005C5A9F">
            <w:pPr>
              <w:pStyle w:val="Compact"/>
            </w:pPr>
            <w:r>
              <w:t>0 = single ES in footprint</w:t>
            </w:r>
          </w:p>
        </w:tc>
      </w:tr>
      <w:tr w:rsidR="00C57B56" w14:paraId="5570496D" w14:textId="77777777" w:rsidTr="005C5A9F">
        <w:tc>
          <w:tcPr>
            <w:tcW w:w="0" w:type="auto"/>
          </w:tcPr>
          <w:p w14:paraId="40DA1193" w14:textId="77777777" w:rsidR="00C57B56" w:rsidRDefault="00C57B56" w:rsidP="005C5A9F">
            <w:pPr>
              <w:pStyle w:val="Compact"/>
            </w:pPr>
            <w:r>
              <w:t>x_zone</w:t>
            </w:r>
          </w:p>
        </w:tc>
        <w:tc>
          <w:tcPr>
            <w:tcW w:w="0" w:type="auto"/>
          </w:tcPr>
          <w:p w14:paraId="08E0F90A" w14:textId="77777777" w:rsidR="00C57B56" w:rsidRDefault="00C57B56" w:rsidP="005C5A9F">
            <w:pPr>
              <w:pStyle w:val="Compact"/>
            </w:pPr>
            <w:r>
              <w:t>0</w:t>
            </w:r>
          </w:p>
        </w:tc>
        <w:tc>
          <w:tcPr>
            <w:tcW w:w="0" w:type="auto"/>
          </w:tcPr>
          <w:p w14:paraId="39BEB6CC" w14:textId="77777777" w:rsidR="00C57B56" w:rsidRDefault="00C57B56" w:rsidP="005C5A9F">
            <w:pPr>
              <w:pStyle w:val="Compact"/>
            </w:pPr>
            <w:r>
              <w:t>90.0</w:t>
            </w:r>
          </w:p>
        </w:tc>
        <w:tc>
          <w:tcPr>
            <w:tcW w:w="0" w:type="auto"/>
          </w:tcPr>
          <w:p w14:paraId="6477727E" w14:textId="77777777" w:rsidR="00C57B56" w:rsidRDefault="00C57B56" w:rsidP="005C5A9F">
            <w:pPr>
              <w:pStyle w:val="Compact"/>
            </w:pPr>
            <w:r>
              <w:t>Typical: 3-15 degrees</w:t>
            </w:r>
          </w:p>
        </w:tc>
      </w:tr>
      <w:tr w:rsidR="00C57B56" w14:paraId="6E7500A1" w14:textId="77777777" w:rsidTr="005C5A9F">
        <w:tc>
          <w:tcPr>
            <w:tcW w:w="0" w:type="auto"/>
          </w:tcPr>
          <w:p w14:paraId="4FBDCBE3" w14:textId="77777777" w:rsidR="00C57B56" w:rsidRDefault="00C57B56" w:rsidP="005C5A9F">
            <w:pPr>
              <w:pStyle w:val="Compact"/>
            </w:pPr>
            <w:r>
              <w:t>elev_min</w:t>
            </w:r>
          </w:p>
        </w:tc>
        <w:tc>
          <w:tcPr>
            <w:tcW w:w="0" w:type="auto"/>
          </w:tcPr>
          <w:p w14:paraId="3F43B5E1" w14:textId="77777777" w:rsidR="00C57B56" w:rsidRDefault="00C57B56" w:rsidP="005C5A9F">
            <w:pPr>
              <w:pStyle w:val="Compact"/>
            </w:pPr>
            <w:r>
              <w:t>0</w:t>
            </w:r>
          </w:p>
        </w:tc>
        <w:tc>
          <w:tcPr>
            <w:tcW w:w="0" w:type="auto"/>
          </w:tcPr>
          <w:p w14:paraId="23A56097" w14:textId="77777777" w:rsidR="00C57B56" w:rsidRDefault="00C57B56" w:rsidP="005C5A9F">
            <w:pPr>
              <w:pStyle w:val="Compact"/>
            </w:pPr>
            <w:r>
              <w:t>90</w:t>
            </w:r>
          </w:p>
        </w:tc>
        <w:tc>
          <w:tcPr>
            <w:tcW w:w="0" w:type="auto"/>
          </w:tcPr>
          <w:p w14:paraId="1A775142" w14:textId="77777777" w:rsidR="00C57B56" w:rsidRDefault="00C57B56" w:rsidP="005C5A9F">
            <w:pPr>
              <w:pStyle w:val="Compact"/>
            </w:pPr>
            <w:r>
              <w:t>Typical: 10-40 degrees</w:t>
            </w:r>
          </w:p>
        </w:tc>
      </w:tr>
    </w:tbl>
    <w:p w14:paraId="19A60E69" w14:textId="77777777" w:rsidR="00C57B56" w:rsidRDefault="00E44E55" w:rsidP="00C57B56">
      <w:pPr>
        <w:pStyle w:val="Heading4"/>
      </w:pPr>
      <w:bookmarkStart w:id="123" w:name="sat_oper-table-1"/>
      <w:bookmarkEnd w:id="122"/>
      <w:r>
        <w:t>6.8.2.2 sat_oper Table</w:t>
      </w:r>
    </w:p>
    <w:tbl>
      <w:tblPr>
        <w:tblStyle w:val="Table"/>
        <w:tblW w:w="0" w:type="auto"/>
        <w:tblLook w:val="0020" w:firstRow="1" w:lastRow="0" w:firstColumn="0" w:lastColumn="0" w:noHBand="0" w:noVBand="0"/>
      </w:tblPr>
      <w:tblGrid>
        <w:gridCol w:w="1321"/>
        <w:gridCol w:w="1211"/>
        <w:gridCol w:w="1244"/>
        <w:gridCol w:w="5797"/>
      </w:tblGrid>
      <w:tr w:rsidR="00C57B56" w14:paraId="4AA14711" w14:textId="77777777" w:rsidTr="005C5A9F">
        <w:trPr>
          <w:cnfStyle w:val="100000000000" w:firstRow="1" w:lastRow="0" w:firstColumn="0" w:lastColumn="0" w:oddVBand="0" w:evenVBand="0" w:oddHBand="0" w:evenHBand="0" w:firstRowFirstColumn="0" w:firstRowLastColumn="0" w:lastRowFirstColumn="0" w:lastRowLastColumn="0"/>
          <w:tblHeader/>
        </w:trPr>
        <w:tc>
          <w:tcPr>
            <w:tcW w:w="0" w:type="auto"/>
          </w:tcPr>
          <w:p w14:paraId="1283979B" w14:textId="77777777" w:rsidR="00C57B56" w:rsidRDefault="00C57B56" w:rsidP="005C5A9F">
            <w:pPr>
              <w:pStyle w:val="Compact"/>
            </w:pPr>
            <w:r>
              <w:t>Parameter</w:t>
            </w:r>
          </w:p>
        </w:tc>
        <w:tc>
          <w:tcPr>
            <w:tcW w:w="0" w:type="auto"/>
          </w:tcPr>
          <w:p w14:paraId="5D5BD765" w14:textId="77777777" w:rsidR="00C57B56" w:rsidRDefault="00C57B56" w:rsidP="005C5A9F">
            <w:pPr>
              <w:pStyle w:val="Compact"/>
            </w:pPr>
            <w:r>
              <w:t>Minimum</w:t>
            </w:r>
          </w:p>
        </w:tc>
        <w:tc>
          <w:tcPr>
            <w:tcW w:w="0" w:type="auto"/>
          </w:tcPr>
          <w:p w14:paraId="27631F7A" w14:textId="77777777" w:rsidR="00C57B56" w:rsidRDefault="00C57B56" w:rsidP="005C5A9F">
            <w:pPr>
              <w:pStyle w:val="Compact"/>
            </w:pPr>
            <w:r>
              <w:t>Maximum</w:t>
            </w:r>
          </w:p>
        </w:tc>
        <w:tc>
          <w:tcPr>
            <w:tcW w:w="0" w:type="auto"/>
          </w:tcPr>
          <w:p w14:paraId="20BB405F" w14:textId="77777777" w:rsidR="00C57B56" w:rsidRDefault="00C57B56" w:rsidP="005C5A9F">
            <w:pPr>
              <w:pStyle w:val="Compact"/>
            </w:pPr>
            <w:r>
              <w:t>Notes</w:t>
            </w:r>
          </w:p>
        </w:tc>
      </w:tr>
      <w:tr w:rsidR="00C57B56" w14:paraId="49D1AD69" w14:textId="77777777" w:rsidTr="005C5A9F">
        <w:tc>
          <w:tcPr>
            <w:tcW w:w="0" w:type="auto"/>
          </w:tcPr>
          <w:p w14:paraId="283026C0" w14:textId="77777777" w:rsidR="00C57B56" w:rsidRDefault="00C57B56" w:rsidP="005C5A9F">
            <w:pPr>
              <w:pStyle w:val="Compact"/>
            </w:pPr>
            <w:r>
              <w:t>lat_fr</w:t>
            </w:r>
          </w:p>
        </w:tc>
        <w:tc>
          <w:tcPr>
            <w:tcW w:w="0" w:type="auto"/>
          </w:tcPr>
          <w:p w14:paraId="5A4B69D7" w14:textId="77777777" w:rsidR="00C57B56" w:rsidRDefault="00C57B56" w:rsidP="005C5A9F">
            <w:pPr>
              <w:pStyle w:val="Compact"/>
            </w:pPr>
            <w:r>
              <w:t>-90</w:t>
            </w:r>
          </w:p>
        </w:tc>
        <w:tc>
          <w:tcPr>
            <w:tcW w:w="0" w:type="auto"/>
          </w:tcPr>
          <w:p w14:paraId="1A2851FF" w14:textId="77777777" w:rsidR="00C57B56" w:rsidRDefault="00C57B56" w:rsidP="005C5A9F">
            <w:pPr>
              <w:pStyle w:val="Compact"/>
            </w:pPr>
            <w:r>
              <w:t>&lt;lat_to</w:t>
            </w:r>
          </w:p>
        </w:tc>
        <w:tc>
          <w:tcPr>
            <w:tcW w:w="0" w:type="auto"/>
          </w:tcPr>
          <w:p w14:paraId="17DE64E7" w14:textId="77777777" w:rsidR="00C57B56" w:rsidRDefault="00C57B56" w:rsidP="005C5A9F">
            <w:pPr>
              <w:pStyle w:val="Compact"/>
            </w:pPr>
            <w:r>
              <w:t>Must be less than lat_to</w:t>
            </w:r>
          </w:p>
        </w:tc>
      </w:tr>
      <w:tr w:rsidR="00C57B56" w14:paraId="7C4C36A5" w14:textId="77777777" w:rsidTr="005C5A9F">
        <w:tc>
          <w:tcPr>
            <w:tcW w:w="0" w:type="auto"/>
          </w:tcPr>
          <w:p w14:paraId="0BF67787" w14:textId="77777777" w:rsidR="00C57B56" w:rsidRDefault="00C57B56" w:rsidP="005C5A9F">
            <w:pPr>
              <w:pStyle w:val="Compact"/>
            </w:pPr>
            <w:r>
              <w:t>lat_to</w:t>
            </w:r>
          </w:p>
        </w:tc>
        <w:tc>
          <w:tcPr>
            <w:tcW w:w="0" w:type="auto"/>
          </w:tcPr>
          <w:p w14:paraId="09543C7B" w14:textId="77777777" w:rsidR="00C57B56" w:rsidRDefault="00C57B56" w:rsidP="005C5A9F">
            <w:pPr>
              <w:pStyle w:val="Compact"/>
            </w:pPr>
            <w:r>
              <w:t>&gt;lat_fr</w:t>
            </w:r>
          </w:p>
        </w:tc>
        <w:tc>
          <w:tcPr>
            <w:tcW w:w="0" w:type="auto"/>
          </w:tcPr>
          <w:p w14:paraId="7FA0E444" w14:textId="77777777" w:rsidR="00C57B56" w:rsidRDefault="00C57B56" w:rsidP="005C5A9F">
            <w:pPr>
              <w:pStyle w:val="Compact"/>
            </w:pPr>
            <w:r>
              <w:t>90</w:t>
            </w:r>
          </w:p>
        </w:tc>
        <w:tc>
          <w:tcPr>
            <w:tcW w:w="0" w:type="auto"/>
          </w:tcPr>
          <w:p w14:paraId="5A61FDA3" w14:textId="77777777" w:rsidR="00C57B56" w:rsidRDefault="00C57B56" w:rsidP="005C5A9F">
            <w:pPr>
              <w:pStyle w:val="Compact"/>
            </w:pPr>
            <w:r>
              <w:t>Must be greater than lat_fr</w:t>
            </w:r>
          </w:p>
        </w:tc>
      </w:tr>
      <w:tr w:rsidR="00C57B56" w14:paraId="04725A24" w14:textId="77777777" w:rsidTr="005C5A9F">
        <w:tc>
          <w:tcPr>
            <w:tcW w:w="0" w:type="auto"/>
          </w:tcPr>
          <w:p w14:paraId="12D94F61" w14:textId="77777777" w:rsidR="00C57B56" w:rsidRDefault="00C57B56" w:rsidP="005C5A9F">
            <w:pPr>
              <w:pStyle w:val="Compact"/>
            </w:pPr>
            <w:r>
              <w:t>nbr_op_sat</w:t>
            </w:r>
          </w:p>
        </w:tc>
        <w:tc>
          <w:tcPr>
            <w:tcW w:w="0" w:type="auto"/>
          </w:tcPr>
          <w:p w14:paraId="35C70465" w14:textId="77777777" w:rsidR="00C57B56" w:rsidRDefault="00C57B56" w:rsidP="005C5A9F">
            <w:pPr>
              <w:pStyle w:val="Compact"/>
            </w:pPr>
            <w:r>
              <w:t>0</w:t>
            </w:r>
          </w:p>
        </w:tc>
        <w:tc>
          <w:tcPr>
            <w:tcW w:w="0" w:type="auto"/>
          </w:tcPr>
          <w:p w14:paraId="2F006D76" w14:textId="77777777" w:rsidR="00C57B56" w:rsidRDefault="00C57B56" w:rsidP="005C5A9F">
            <w:pPr>
              <w:pStyle w:val="Compact"/>
            </w:pPr>
            <w:r>
              <w:t>9999</w:t>
            </w:r>
          </w:p>
        </w:tc>
        <w:tc>
          <w:tcPr>
            <w:tcW w:w="0" w:type="auto"/>
          </w:tcPr>
          <w:p w14:paraId="3E740862" w14:textId="77777777" w:rsidR="00C57B56" w:rsidRDefault="00C57B56" w:rsidP="005C5A9F">
            <w:pPr>
              <w:pStyle w:val="Compact"/>
            </w:pPr>
            <w:r>
              <w:t>At least 1 satellite required for at least 1 latitude range</w:t>
            </w:r>
          </w:p>
        </w:tc>
      </w:tr>
    </w:tbl>
    <w:p w14:paraId="31F8D5F2" w14:textId="77777777" w:rsidR="00C57B56" w:rsidRDefault="00E44E55" w:rsidP="00C57B56">
      <w:pPr>
        <w:pStyle w:val="Heading4"/>
      </w:pPr>
      <w:bookmarkStart w:id="124" w:name="orbit-table-1"/>
      <w:bookmarkEnd w:id="123"/>
      <w:r>
        <w:t>6.8.2.3 orbit Table</w:t>
      </w:r>
    </w:p>
    <w:tbl>
      <w:tblPr>
        <w:tblStyle w:val="Table"/>
        <w:tblW w:w="0" w:type="auto"/>
        <w:tblLook w:val="0020" w:firstRow="1" w:lastRow="0" w:firstColumn="0" w:lastColumn="0" w:noHBand="0" w:noVBand="0"/>
      </w:tblPr>
      <w:tblGrid>
        <w:gridCol w:w="1301"/>
        <w:gridCol w:w="1211"/>
        <w:gridCol w:w="1244"/>
        <w:gridCol w:w="2706"/>
      </w:tblGrid>
      <w:tr w:rsidR="00C57B56" w14:paraId="0CAB7C3F" w14:textId="77777777" w:rsidTr="005C5A9F">
        <w:trPr>
          <w:cnfStyle w:val="100000000000" w:firstRow="1" w:lastRow="0" w:firstColumn="0" w:lastColumn="0" w:oddVBand="0" w:evenVBand="0" w:oddHBand="0" w:evenHBand="0" w:firstRowFirstColumn="0" w:firstRowLastColumn="0" w:lastRowFirstColumn="0" w:lastRowLastColumn="0"/>
          <w:tblHeader/>
        </w:trPr>
        <w:tc>
          <w:tcPr>
            <w:tcW w:w="0" w:type="auto"/>
          </w:tcPr>
          <w:p w14:paraId="3234679A" w14:textId="77777777" w:rsidR="00C57B56" w:rsidRDefault="00C57B56" w:rsidP="005C5A9F">
            <w:pPr>
              <w:pStyle w:val="Compact"/>
            </w:pPr>
            <w:r>
              <w:t>Parameter</w:t>
            </w:r>
          </w:p>
        </w:tc>
        <w:tc>
          <w:tcPr>
            <w:tcW w:w="0" w:type="auto"/>
          </w:tcPr>
          <w:p w14:paraId="1F774BC0" w14:textId="77777777" w:rsidR="00C57B56" w:rsidRDefault="00C57B56" w:rsidP="005C5A9F">
            <w:pPr>
              <w:pStyle w:val="Compact"/>
            </w:pPr>
            <w:r>
              <w:t>Minimum</w:t>
            </w:r>
          </w:p>
        </w:tc>
        <w:tc>
          <w:tcPr>
            <w:tcW w:w="0" w:type="auto"/>
          </w:tcPr>
          <w:p w14:paraId="3EA1BF32" w14:textId="77777777" w:rsidR="00C57B56" w:rsidRDefault="00C57B56" w:rsidP="005C5A9F">
            <w:pPr>
              <w:pStyle w:val="Compact"/>
            </w:pPr>
            <w:r>
              <w:t>Maximum</w:t>
            </w:r>
          </w:p>
        </w:tc>
        <w:tc>
          <w:tcPr>
            <w:tcW w:w="0" w:type="auto"/>
          </w:tcPr>
          <w:p w14:paraId="5E30AEB7" w14:textId="77777777" w:rsidR="00C57B56" w:rsidRDefault="00C57B56" w:rsidP="005C5A9F">
            <w:pPr>
              <w:pStyle w:val="Compact"/>
            </w:pPr>
            <w:r>
              <w:t>Notes</w:t>
            </w:r>
          </w:p>
        </w:tc>
      </w:tr>
      <w:tr w:rsidR="00C57B56" w14:paraId="10C00204" w14:textId="77777777" w:rsidTr="005C5A9F">
        <w:tc>
          <w:tcPr>
            <w:tcW w:w="0" w:type="auto"/>
          </w:tcPr>
          <w:p w14:paraId="29CA4798" w14:textId="77777777" w:rsidR="00C57B56" w:rsidRDefault="00C57B56" w:rsidP="005C5A9F">
            <w:pPr>
              <w:pStyle w:val="Compact"/>
            </w:pPr>
            <w:r>
              <w:t>inclin_ang</w:t>
            </w:r>
          </w:p>
        </w:tc>
        <w:tc>
          <w:tcPr>
            <w:tcW w:w="0" w:type="auto"/>
          </w:tcPr>
          <w:p w14:paraId="5029495E" w14:textId="77777777" w:rsidR="00C57B56" w:rsidRDefault="00C57B56" w:rsidP="005C5A9F">
            <w:pPr>
              <w:pStyle w:val="Compact"/>
            </w:pPr>
            <w:r>
              <w:t>0</w:t>
            </w:r>
          </w:p>
        </w:tc>
        <w:tc>
          <w:tcPr>
            <w:tcW w:w="0" w:type="auto"/>
          </w:tcPr>
          <w:p w14:paraId="5AF068FF" w14:textId="77777777" w:rsidR="00C57B56" w:rsidRDefault="00C57B56" w:rsidP="005C5A9F">
            <w:pPr>
              <w:pStyle w:val="Compact"/>
            </w:pPr>
            <w:r>
              <w:t>180</w:t>
            </w:r>
          </w:p>
        </w:tc>
        <w:tc>
          <w:tcPr>
            <w:tcW w:w="0" w:type="auto"/>
          </w:tcPr>
          <w:p w14:paraId="53F8F446" w14:textId="77777777" w:rsidR="00C57B56" w:rsidRDefault="00C57B56" w:rsidP="005C5A9F">
            <w:pPr>
              <w:pStyle w:val="Compact"/>
            </w:pPr>
            <w:r>
              <w:t>Degrees</w:t>
            </w:r>
          </w:p>
        </w:tc>
      </w:tr>
      <w:tr w:rsidR="00C57B56" w14:paraId="1D77C577" w14:textId="77777777" w:rsidTr="005C5A9F">
        <w:tc>
          <w:tcPr>
            <w:tcW w:w="0" w:type="auto"/>
          </w:tcPr>
          <w:p w14:paraId="311A0C1A" w14:textId="77777777" w:rsidR="00C57B56" w:rsidRDefault="00C57B56" w:rsidP="005C5A9F">
            <w:pPr>
              <w:pStyle w:val="Compact"/>
            </w:pPr>
            <w:r>
              <w:t>apog_km</w:t>
            </w:r>
          </w:p>
        </w:tc>
        <w:tc>
          <w:tcPr>
            <w:tcW w:w="0" w:type="auto"/>
          </w:tcPr>
          <w:p w14:paraId="4F4F0135" w14:textId="77777777" w:rsidR="00C57B56" w:rsidRDefault="00C57B56" w:rsidP="005C5A9F">
            <w:pPr>
              <w:pStyle w:val="Compact"/>
            </w:pPr>
            <w:r>
              <w:t>160</w:t>
            </w:r>
          </w:p>
        </w:tc>
        <w:tc>
          <w:tcPr>
            <w:tcW w:w="0" w:type="auto"/>
          </w:tcPr>
          <w:p w14:paraId="24EE3E33" w14:textId="77777777" w:rsidR="00C57B56" w:rsidRDefault="00C57B56" w:rsidP="005C5A9F">
            <w:pPr>
              <w:pStyle w:val="Compact"/>
            </w:pPr>
            <w:r>
              <w:t>999999</w:t>
            </w:r>
          </w:p>
        </w:tc>
        <w:tc>
          <w:tcPr>
            <w:tcW w:w="0" w:type="auto"/>
          </w:tcPr>
          <w:p w14:paraId="62D4EC3D" w14:textId="77777777" w:rsidR="00C57B56" w:rsidRDefault="00C57B56" w:rsidP="005C5A9F">
            <w:pPr>
              <w:pStyle w:val="Compact"/>
            </w:pPr>
            <w:r>
              <w:t>Minimum ~LEO altitude</w:t>
            </w:r>
          </w:p>
        </w:tc>
      </w:tr>
      <w:tr w:rsidR="00C57B56" w14:paraId="42E923B1" w14:textId="77777777" w:rsidTr="005C5A9F">
        <w:tc>
          <w:tcPr>
            <w:tcW w:w="0" w:type="auto"/>
          </w:tcPr>
          <w:p w14:paraId="16DF2FE3" w14:textId="77777777" w:rsidR="00C57B56" w:rsidRDefault="00C57B56" w:rsidP="005C5A9F">
            <w:pPr>
              <w:pStyle w:val="Compact"/>
            </w:pPr>
            <w:r>
              <w:t>perig_km</w:t>
            </w:r>
          </w:p>
        </w:tc>
        <w:tc>
          <w:tcPr>
            <w:tcW w:w="0" w:type="auto"/>
          </w:tcPr>
          <w:p w14:paraId="0B3CE026" w14:textId="77777777" w:rsidR="00C57B56" w:rsidRDefault="00C57B56" w:rsidP="005C5A9F">
            <w:pPr>
              <w:pStyle w:val="Compact"/>
            </w:pPr>
            <w:r>
              <w:t>160</w:t>
            </w:r>
          </w:p>
        </w:tc>
        <w:tc>
          <w:tcPr>
            <w:tcW w:w="0" w:type="auto"/>
          </w:tcPr>
          <w:p w14:paraId="396FCCA0" w14:textId="77777777" w:rsidR="00C57B56" w:rsidRDefault="00C57B56" w:rsidP="005C5A9F">
            <w:pPr>
              <w:pStyle w:val="Compact"/>
            </w:pPr>
            <w:r>
              <w:t>apog_km</w:t>
            </w:r>
          </w:p>
        </w:tc>
        <w:tc>
          <w:tcPr>
            <w:tcW w:w="0" w:type="auto"/>
          </w:tcPr>
          <w:p w14:paraId="1109E028" w14:textId="77777777" w:rsidR="00C57B56" w:rsidRDefault="00C57B56" w:rsidP="005C5A9F">
            <w:pPr>
              <w:pStyle w:val="Compact"/>
            </w:pPr>
            <w:r>
              <w:t>Must be ≤ apog_km</w:t>
            </w:r>
          </w:p>
        </w:tc>
      </w:tr>
      <w:tr w:rsidR="00C57B56" w14:paraId="75FCC6C6" w14:textId="77777777" w:rsidTr="005C5A9F">
        <w:tc>
          <w:tcPr>
            <w:tcW w:w="0" w:type="auto"/>
          </w:tcPr>
          <w:p w14:paraId="050B09E2" w14:textId="77777777" w:rsidR="00C57B56" w:rsidRDefault="00C57B56" w:rsidP="005C5A9F">
            <w:pPr>
              <w:pStyle w:val="Compact"/>
            </w:pPr>
            <w:r>
              <w:t>op_ht_km</w:t>
            </w:r>
          </w:p>
        </w:tc>
        <w:tc>
          <w:tcPr>
            <w:tcW w:w="0" w:type="auto"/>
          </w:tcPr>
          <w:p w14:paraId="1386C8A5" w14:textId="77777777" w:rsidR="00C57B56" w:rsidRDefault="00C57B56" w:rsidP="005C5A9F">
            <w:pPr>
              <w:pStyle w:val="Compact"/>
            </w:pPr>
            <w:r>
              <w:t>160</w:t>
            </w:r>
          </w:p>
        </w:tc>
        <w:tc>
          <w:tcPr>
            <w:tcW w:w="0" w:type="auto"/>
          </w:tcPr>
          <w:p w14:paraId="34CC157E" w14:textId="77777777" w:rsidR="00C57B56" w:rsidRDefault="00C57B56" w:rsidP="005C5A9F">
            <w:pPr>
              <w:pStyle w:val="Compact"/>
            </w:pPr>
            <w:r>
              <w:t>perig_km</w:t>
            </w:r>
          </w:p>
        </w:tc>
        <w:tc>
          <w:tcPr>
            <w:tcW w:w="0" w:type="auto"/>
          </w:tcPr>
          <w:p w14:paraId="14615B6B" w14:textId="77777777" w:rsidR="00C57B56" w:rsidRDefault="00C57B56" w:rsidP="005C5A9F">
            <w:pPr>
              <w:pStyle w:val="Compact"/>
            </w:pPr>
            <w:r>
              <w:t>Must be ≤ perig_km</w:t>
            </w:r>
          </w:p>
        </w:tc>
      </w:tr>
      <w:tr w:rsidR="00C57B56" w14:paraId="3E6C5B33" w14:textId="77777777" w:rsidTr="005C5A9F">
        <w:tc>
          <w:tcPr>
            <w:tcW w:w="0" w:type="auto"/>
          </w:tcPr>
          <w:p w14:paraId="7D628EE4" w14:textId="77777777" w:rsidR="00C57B56" w:rsidRDefault="00C57B56" w:rsidP="005C5A9F">
            <w:pPr>
              <w:pStyle w:val="Compact"/>
            </w:pPr>
            <w:r>
              <w:t>long_asc</w:t>
            </w:r>
          </w:p>
        </w:tc>
        <w:tc>
          <w:tcPr>
            <w:tcW w:w="0" w:type="auto"/>
          </w:tcPr>
          <w:p w14:paraId="4910AF7F" w14:textId="77777777" w:rsidR="00C57B56" w:rsidRDefault="00C57B56" w:rsidP="005C5A9F">
            <w:pPr>
              <w:pStyle w:val="Compact"/>
            </w:pPr>
            <w:r>
              <w:t>0</w:t>
            </w:r>
          </w:p>
        </w:tc>
        <w:tc>
          <w:tcPr>
            <w:tcW w:w="0" w:type="auto"/>
          </w:tcPr>
          <w:p w14:paraId="20297FEB" w14:textId="77777777" w:rsidR="00C57B56" w:rsidRDefault="00C57B56" w:rsidP="005C5A9F">
            <w:pPr>
              <w:pStyle w:val="Compact"/>
            </w:pPr>
            <w:r>
              <w:t>&lt;360</w:t>
            </w:r>
          </w:p>
        </w:tc>
        <w:tc>
          <w:tcPr>
            <w:tcW w:w="0" w:type="auto"/>
          </w:tcPr>
          <w:p w14:paraId="731D199C" w14:textId="77777777" w:rsidR="00C57B56" w:rsidRDefault="00C57B56" w:rsidP="005C5A9F">
            <w:pPr>
              <w:pStyle w:val="Compact"/>
            </w:pPr>
            <w:r>
              <w:t>Degrees</w:t>
            </w:r>
          </w:p>
        </w:tc>
      </w:tr>
      <w:tr w:rsidR="00C57B56" w14:paraId="2501620F" w14:textId="77777777" w:rsidTr="005C5A9F">
        <w:tc>
          <w:tcPr>
            <w:tcW w:w="0" w:type="auto"/>
          </w:tcPr>
          <w:p w14:paraId="5DF39229" w14:textId="77777777" w:rsidR="00C57B56" w:rsidRDefault="00C57B56" w:rsidP="005C5A9F">
            <w:pPr>
              <w:pStyle w:val="Compact"/>
            </w:pPr>
            <w:r>
              <w:t>keep_rnge</w:t>
            </w:r>
          </w:p>
        </w:tc>
        <w:tc>
          <w:tcPr>
            <w:tcW w:w="0" w:type="auto"/>
          </w:tcPr>
          <w:p w14:paraId="643B188B" w14:textId="77777777" w:rsidR="00C57B56" w:rsidRDefault="00C57B56" w:rsidP="005C5A9F">
            <w:pPr>
              <w:pStyle w:val="Compact"/>
            </w:pPr>
            <w:r>
              <w:t>0</w:t>
            </w:r>
          </w:p>
        </w:tc>
        <w:tc>
          <w:tcPr>
            <w:tcW w:w="0" w:type="auto"/>
          </w:tcPr>
          <w:p w14:paraId="4A296AAE" w14:textId="77777777" w:rsidR="00C57B56" w:rsidRDefault="00C57B56" w:rsidP="005C5A9F">
            <w:pPr>
              <w:pStyle w:val="Compact"/>
            </w:pPr>
            <w:r>
              <w:t>180</w:t>
            </w:r>
          </w:p>
        </w:tc>
        <w:tc>
          <w:tcPr>
            <w:tcW w:w="0" w:type="auto"/>
          </w:tcPr>
          <w:p w14:paraId="31EE7B6A" w14:textId="77777777" w:rsidR="00C57B56" w:rsidRDefault="00C57B56" w:rsidP="005C5A9F">
            <w:pPr>
              <w:pStyle w:val="Compact"/>
            </w:pPr>
            <w:r>
              <w:t>Degrees</w:t>
            </w:r>
          </w:p>
        </w:tc>
      </w:tr>
    </w:tbl>
    <w:p w14:paraId="411B970A" w14:textId="77777777" w:rsidR="00C57B56" w:rsidRDefault="00E44E55" w:rsidP="00C57B56">
      <w:pPr>
        <w:pStyle w:val="Heading3"/>
      </w:pPr>
      <w:bookmarkStart w:id="125" w:name="_Toc228378709"/>
      <w:bookmarkStart w:id="126" w:name="_Toc228382290"/>
      <w:bookmarkStart w:id="127" w:name="xml-validation-rules"/>
      <w:bookmarkEnd w:id="121"/>
      <w:bookmarkEnd w:id="124"/>
      <w:r>
        <w:t>6.8.3 XML Validation Rules</w:t>
      </w:r>
      <w:bookmarkEnd w:id="125"/>
      <w:bookmarkEnd w:id="126"/>
    </w:p>
    <w:p w14:paraId="5A7E404F" w14:textId="77777777" w:rsidR="00C57B56" w:rsidRDefault="00E44E55" w:rsidP="00C57B56">
      <w:pPr>
        <w:pStyle w:val="Heading4"/>
      </w:pPr>
      <w:bookmarkStart w:id="128" w:name="general-rules"/>
      <w:r>
        <w:t>6.8.3.1 General Rules</w:t>
      </w:r>
    </w:p>
    <w:p w14:paraId="38760332" w14:textId="77777777" w:rsidR="00C57B56" w:rsidRDefault="00C57B56" w:rsidP="005C2DDC">
      <w:pPr>
        <w:pStyle w:val="Compact"/>
        <w:numPr>
          <w:ilvl w:val="0"/>
          <w:numId w:val="42"/>
        </w:numPr>
        <w:ind w:hanging="360"/>
      </w:pPr>
      <w:r>
        <w:t>XML must be well-formed and valid against schema</w:t>
      </w:r>
    </w:p>
    <w:p w14:paraId="22656F9B" w14:textId="77777777" w:rsidR="00C57B56" w:rsidRDefault="00C57B56" w:rsidP="005C2DDC">
      <w:pPr>
        <w:pStyle w:val="Compact"/>
        <w:numPr>
          <w:ilvl w:val="0"/>
          <w:numId w:val="42"/>
        </w:numPr>
        <w:ind w:hanging="360"/>
      </w:pPr>
      <w:r>
        <w:t>All required attributes must be present</w:t>
      </w:r>
    </w:p>
    <w:p w14:paraId="28774A01" w14:textId="77777777" w:rsidR="00C57B56" w:rsidRDefault="00C57B56" w:rsidP="005C2DDC">
      <w:pPr>
        <w:pStyle w:val="Compact"/>
        <w:numPr>
          <w:ilvl w:val="0"/>
          <w:numId w:val="42"/>
        </w:numPr>
        <w:ind w:hanging="360"/>
      </w:pPr>
      <w:r>
        <w:t>Numeric values must be within specified ranges</w:t>
      </w:r>
    </w:p>
    <w:p w14:paraId="035EC0CA" w14:textId="77777777" w:rsidR="00C57B56" w:rsidRDefault="00C57B56" w:rsidP="005C2DDC">
      <w:pPr>
        <w:pStyle w:val="Compact"/>
        <w:numPr>
          <w:ilvl w:val="0"/>
          <w:numId w:val="42"/>
        </w:numPr>
        <w:ind w:hanging="360"/>
      </w:pPr>
      <w:r>
        <w:t>Array indices must be monotonically increasing (for interpolation)</w:t>
      </w:r>
    </w:p>
    <w:p w14:paraId="6516B03D" w14:textId="77777777" w:rsidR="00C57B56" w:rsidRDefault="00C57B56" w:rsidP="00C57B56">
      <w:pPr>
        <w:pStyle w:val="Compact"/>
        <w:ind w:left="360"/>
      </w:pPr>
    </w:p>
    <w:p w14:paraId="32741078" w14:textId="77777777" w:rsidR="00C57B56" w:rsidRDefault="00E44E55" w:rsidP="00C57B56">
      <w:pPr>
        <w:pStyle w:val="Heading4"/>
      </w:pPr>
      <w:bookmarkStart w:id="129" w:name="mask-specific-rules"/>
      <w:bookmarkEnd w:id="128"/>
      <w:r>
        <w:t>6.8.3.2 Mask-Specific Rules</w:t>
      </w:r>
    </w:p>
    <w:p w14:paraId="29A88C2F" w14:textId="77777777" w:rsidR="00C57B56" w:rsidRDefault="00C57B56" w:rsidP="00C57B56">
      <w:pPr>
        <w:pStyle w:val="FirstParagraph"/>
      </w:pPr>
      <w:r>
        <w:rPr>
          <w:b/>
          <w:bCs/>
        </w:rPr>
        <w:t>PFD Masks:</w:t>
      </w:r>
      <w:r>
        <w:t xml:space="preserve"> </w:t>
      </w:r>
    </w:p>
    <w:p w14:paraId="4216B094" w14:textId="77777777" w:rsidR="00C57B56" w:rsidRDefault="00C57B56" w:rsidP="00C57B56">
      <w:pPr>
        <w:pStyle w:val="BodyText"/>
      </w:pPr>
      <w:r>
        <w:t>- Reference bandwidth must match Article 22 requirements (in case several bandwidths are present for the same range/type of the limit, it should be provided in one of the ref. BW)</w:t>
      </w:r>
    </w:p>
    <w:p w14:paraId="7B80FEDF" w14:textId="77777777" w:rsidR="00C57B56" w:rsidRDefault="00C57B56" w:rsidP="00C57B56">
      <w:pPr>
        <w:pStyle w:val="BodyText"/>
      </w:pPr>
      <w:r>
        <w:t>- All components should be in appropriate range (see above).</w:t>
      </w:r>
    </w:p>
    <w:p w14:paraId="1EBE9A70" w14:textId="77777777" w:rsidR="00C57B56" w:rsidRDefault="00C57B56" w:rsidP="00C57B56">
      <w:pPr>
        <w:pStyle w:val="BodyText"/>
      </w:pPr>
      <w:r>
        <w:rPr>
          <w:b/>
          <w:bCs/>
        </w:rPr>
        <w:t>EIRP ES Masks:</w:t>
      </w:r>
      <w:r>
        <w:t xml:space="preserve"> </w:t>
      </w:r>
    </w:p>
    <w:p w14:paraId="1137840C" w14:textId="77777777" w:rsidR="00C57B56" w:rsidRDefault="00C57B56" w:rsidP="00C57B56">
      <w:pPr>
        <w:pStyle w:val="BodyText"/>
      </w:pPr>
      <w:r>
        <w:t xml:space="preserve">- Must be monotonically decreasing for format=“T” </w:t>
      </w:r>
    </w:p>
    <w:p w14:paraId="19D16D2B" w14:textId="77777777" w:rsidR="00C57B56" w:rsidRDefault="00C57B56" w:rsidP="00C57B56">
      <w:pPr>
        <w:pStyle w:val="BodyText"/>
      </w:pPr>
      <w:r>
        <w:t>- All components should be in appropriate range (see above).</w:t>
      </w:r>
    </w:p>
    <w:p w14:paraId="1255D5ED" w14:textId="77777777" w:rsidR="00C57B56" w:rsidRDefault="00C57B56" w:rsidP="00C57B56">
      <w:pPr>
        <w:pStyle w:val="BodyText"/>
      </w:pPr>
      <w:r>
        <w:t>- Reference bandwidth must match Article 22 requirements (in case several bandwidths are present for the same range/type of the limit, it should be provided in one of the ref. BW)</w:t>
      </w:r>
    </w:p>
    <w:p w14:paraId="01FCADA2" w14:textId="77777777" w:rsidR="00C57B56" w:rsidRDefault="00C57B56" w:rsidP="00C57B56">
      <w:pPr>
        <w:pStyle w:val="BodyText"/>
      </w:pPr>
      <w:r>
        <w:rPr>
          <w:b/>
          <w:bCs/>
        </w:rPr>
        <w:t>EIRP SS Masks:</w:t>
      </w:r>
      <w:r>
        <w:t xml:space="preserve"> </w:t>
      </w:r>
    </w:p>
    <w:p w14:paraId="559DCCBC" w14:textId="77777777" w:rsidR="00C57B56" w:rsidRDefault="00C57B56" w:rsidP="00C57B56">
      <w:pPr>
        <w:pStyle w:val="BodyText"/>
      </w:pPr>
      <w:r>
        <w:lastRenderedPageBreak/>
        <w:t>- All components should be in appropriate range (see above).</w:t>
      </w:r>
    </w:p>
    <w:p w14:paraId="21C41A93" w14:textId="77777777" w:rsidR="00C57B56" w:rsidRDefault="00C57B56" w:rsidP="00C57B56">
      <w:pPr>
        <w:pStyle w:val="BodyText"/>
      </w:pPr>
      <w:r>
        <w:t>- Reference bandwidth must match Article 22 requirements (in case several bandwidths are present for the same range/type of the limit, it should be provided in one of the ref. BW)</w:t>
      </w:r>
    </w:p>
    <w:p w14:paraId="7B3C2E73" w14:textId="77777777" w:rsidR="00C57B56" w:rsidRDefault="00C57B56" w:rsidP="00C57B56">
      <w:pPr>
        <w:pStyle w:val="BodyText"/>
      </w:pPr>
    </w:p>
    <w:p w14:paraId="4ECEE2B2" w14:textId="77777777" w:rsidR="00C57B56" w:rsidRDefault="00C57B56" w:rsidP="00C57B56">
      <w:pPr>
        <w:pStyle w:val="BodyText"/>
      </w:pPr>
      <w:r>
        <w:rPr>
          <w:b/>
          <w:bCs/>
        </w:rPr>
        <w:t>Operating Parameters Masks:</w:t>
      </w:r>
      <w:r>
        <w:t xml:space="preserve"> </w:t>
      </w:r>
    </w:p>
    <w:p w14:paraId="71DB964F" w14:textId="77777777" w:rsidR="00C57B56" w:rsidRDefault="00C57B56" w:rsidP="00C57B56">
      <w:pPr>
        <w:pStyle w:val="BodyText"/>
      </w:pPr>
      <w:r>
        <w:t xml:space="preserve">- Latitude arrays must cover ES operational range (es_lat_min to es_lat_max) </w:t>
      </w:r>
    </w:p>
    <w:p w14:paraId="10225820" w14:textId="77777777" w:rsidR="00C57B56" w:rsidRDefault="00C57B56" w:rsidP="00C57B56">
      <w:pPr>
        <w:pStyle w:val="BodyText"/>
      </w:pPr>
      <w:r>
        <w:t xml:space="preserve">- Azimuth values must be in range [0, 360] </w:t>
      </w:r>
    </w:p>
    <w:p w14:paraId="109B8E2F" w14:textId="77777777" w:rsidR="00C57B56" w:rsidRDefault="00C57B56" w:rsidP="00C57B56">
      <w:pPr>
        <w:pStyle w:val="NormalWeb"/>
        <w:spacing w:before="120" w:after="0"/>
      </w:pPr>
    </w:p>
    <w:p w14:paraId="3AAA4A49" w14:textId="77777777" w:rsidR="00C57B56" w:rsidRPr="008D43A2" w:rsidRDefault="00C57B56" w:rsidP="00C57B56">
      <w:pPr>
        <w:pStyle w:val="NormalWeb"/>
        <w:spacing w:before="120" w:after="0"/>
        <w:rPr>
          <w:rFonts w:asciiTheme="minorHAnsi" w:hAnsiTheme="minorHAnsi"/>
          <w:color w:val="000000"/>
        </w:rPr>
      </w:pPr>
      <w:r>
        <w:t xml:space="preserve">- </w:t>
      </w:r>
      <w:r>
        <w:rPr>
          <w:rFonts w:asciiTheme="minorHAnsi" w:hAnsiTheme="minorHAnsi"/>
          <w:color w:val="000000"/>
        </w:rPr>
        <w:t>That there is only a single non-GSO system operating parameter set per frequency range.</w:t>
      </w:r>
    </w:p>
    <w:p w14:paraId="31F0A89D" w14:textId="77777777" w:rsidR="00C57B56" w:rsidRPr="008D43A2" w:rsidRDefault="00C57B56" w:rsidP="00C57B56">
      <w:pPr>
        <w:pStyle w:val="BodyText"/>
        <w:rPr>
          <w:rFonts w:eastAsiaTheme="minorEastAsia"/>
          <w:lang w:eastAsia="zh-CN"/>
        </w:rPr>
      </w:pPr>
      <w:r>
        <w:rPr>
          <w:rFonts w:eastAsiaTheme="minorEastAsia"/>
          <w:lang w:eastAsia="zh-CN"/>
        </w:rPr>
        <w:t>That there is a non-GSO system operating parameters set for each frequency range that is to be examined.</w:t>
      </w:r>
    </w:p>
    <w:p w14:paraId="78815D8F" w14:textId="77777777" w:rsidR="00C57B56" w:rsidRPr="008D43A2" w:rsidRDefault="00C57B56" w:rsidP="00C57B56">
      <w:pPr>
        <w:pStyle w:val="BodyText"/>
        <w:rPr>
          <w:rFonts w:eastAsiaTheme="minorEastAsia"/>
          <w:lang w:eastAsia="zh-CN"/>
        </w:rPr>
      </w:pPr>
      <w:r>
        <w:rPr>
          <w:rFonts w:eastAsiaTheme="minorEastAsia"/>
          <w:lang w:eastAsia="zh-CN"/>
        </w:rPr>
        <w:t>That if the MIN_EXCLUDE varies by orbit plane, that a value is defined for each orbit plane</w:t>
      </w:r>
    </w:p>
    <w:p w14:paraId="15EF1E94" w14:textId="77777777" w:rsidR="00C57B56" w:rsidRPr="00C57B56" w:rsidRDefault="00C57B56" w:rsidP="00C57B56">
      <w:pPr>
        <w:pStyle w:val="BodyText"/>
        <w:rPr>
          <w:rFonts w:eastAsiaTheme="minorEastAsia"/>
          <w:lang w:val="fr-FR" w:eastAsia="zh-CN"/>
        </w:rPr>
      </w:pPr>
      <w:r>
        <w:rPr>
          <w:rFonts w:eastAsiaTheme="minorEastAsia"/>
          <w:lang w:val="fr-FR" w:eastAsia="zh-CN"/>
        </w:rPr>
        <w:t>MIN_EXCLUDE[Latitude] ≥ 0</w:t>
      </w:r>
    </w:p>
    <w:p w14:paraId="1174CF56" w14:textId="77777777" w:rsidR="00C57B56" w:rsidRPr="00C57B56" w:rsidRDefault="00C57B56" w:rsidP="00C57B56">
      <w:pPr>
        <w:pStyle w:val="BodyText"/>
        <w:rPr>
          <w:rFonts w:eastAsiaTheme="minorEastAsia"/>
          <w:lang w:val="fr-FR" w:eastAsia="zh-CN"/>
        </w:rPr>
      </w:pPr>
      <w:r>
        <w:rPr>
          <w:rFonts w:eastAsiaTheme="minorEastAsia"/>
          <w:lang w:val="fr-FR" w:eastAsia="zh-CN"/>
        </w:rPr>
        <w:t>MIN_ELEV[Latitude, Azimuth] ≥ 0</w:t>
      </w:r>
    </w:p>
    <w:p w14:paraId="4942D93A" w14:textId="77777777" w:rsidR="00C57B56" w:rsidRPr="00040622" w:rsidRDefault="00C57B56" w:rsidP="00C57B56">
      <w:pPr>
        <w:pStyle w:val="BodyText"/>
        <w:rPr>
          <w:rFonts w:eastAsiaTheme="minorEastAsia"/>
          <w:lang w:eastAsia="zh-CN"/>
        </w:rPr>
      </w:pPr>
      <w:r w:rsidRPr="00040622">
        <w:rPr>
          <w:rFonts w:eastAsiaTheme="minorEastAsia"/>
          <w:lang w:eastAsia="zh-CN"/>
        </w:rPr>
        <w:t>MIN_DURATION[Latitude] ≥ 1 second</w:t>
      </w:r>
    </w:p>
    <w:p w14:paraId="24946EBF" w14:textId="77777777" w:rsidR="00C57B56" w:rsidRPr="008D43A2" w:rsidRDefault="00C57B56" w:rsidP="00C57B56">
      <w:pPr>
        <w:pStyle w:val="BodyText"/>
        <w:rPr>
          <w:rFonts w:eastAsiaTheme="minorEastAsia"/>
          <w:lang w:eastAsia="zh-CN"/>
        </w:rPr>
      </w:pPr>
      <w:r>
        <w:rPr>
          <w:rFonts w:eastAsiaTheme="minorEastAsia"/>
          <w:lang w:eastAsia="zh-CN"/>
        </w:rPr>
        <w:t>MAX_CO_FREQ[Latitude] ≥ 0</w:t>
      </w:r>
    </w:p>
    <w:p w14:paraId="6D6965B5" w14:textId="77777777" w:rsidR="00C57B56" w:rsidRPr="008D43A2" w:rsidRDefault="00C57B56" w:rsidP="00C57B56">
      <w:pPr>
        <w:pStyle w:val="BodyText"/>
        <w:rPr>
          <w:rFonts w:eastAsiaTheme="minorEastAsia"/>
          <w:lang w:eastAsia="zh-CN"/>
        </w:rPr>
      </w:pPr>
      <w:r>
        <w:rPr>
          <w:rFonts w:eastAsiaTheme="minorEastAsia"/>
          <w:lang w:eastAsia="zh-CN"/>
        </w:rPr>
        <w:t>ES_DENSITY &gt; 0</w:t>
      </w:r>
    </w:p>
    <w:p w14:paraId="7F6FC62A" w14:textId="77777777" w:rsidR="00C57B56" w:rsidRPr="008D43A2" w:rsidRDefault="00C57B56" w:rsidP="00C57B56">
      <w:pPr>
        <w:pStyle w:val="BodyText"/>
        <w:rPr>
          <w:rFonts w:eastAsiaTheme="minorEastAsia"/>
          <w:lang w:eastAsia="zh-CN"/>
        </w:rPr>
      </w:pPr>
      <w:r>
        <w:rPr>
          <w:rFonts w:eastAsiaTheme="minorEastAsia"/>
          <w:lang w:eastAsia="zh-CN"/>
        </w:rPr>
        <w:t>ES_DISTANCE =&gt; 0 (ES_DISTANCE = 0 means that only one earth station can be distributed inside the victim GSO footprint)</w:t>
      </w:r>
    </w:p>
    <w:p w14:paraId="7E122B5F" w14:textId="77777777" w:rsidR="00C57B56" w:rsidRPr="00C57B56" w:rsidRDefault="00C57B56" w:rsidP="00C57B56">
      <w:pPr>
        <w:pStyle w:val="BodyText"/>
        <w:rPr>
          <w:rFonts w:eastAsiaTheme="minorEastAsia"/>
          <w:lang w:val="de-DE" w:eastAsia="zh-CN"/>
        </w:rPr>
      </w:pPr>
      <w:r>
        <w:rPr>
          <w:rFonts w:eastAsiaTheme="minorEastAsia"/>
          <w:lang w:val="de-DE" w:eastAsia="zh-CN"/>
        </w:rPr>
        <w:t>+90º &gt; ES_LAT_MIN ≥ −90º</w:t>
      </w:r>
    </w:p>
    <w:p w14:paraId="1A16CDEE" w14:textId="77777777" w:rsidR="00C57B56" w:rsidRPr="00C57B56" w:rsidRDefault="00C57B56" w:rsidP="00C57B56">
      <w:pPr>
        <w:pStyle w:val="BodyText"/>
        <w:rPr>
          <w:rFonts w:eastAsiaTheme="minorEastAsia"/>
          <w:lang w:val="de-DE" w:eastAsia="zh-CN"/>
        </w:rPr>
      </w:pPr>
      <w:r>
        <w:rPr>
          <w:rFonts w:eastAsiaTheme="minorEastAsia"/>
          <w:lang w:val="de-DE" w:eastAsia="zh-CN"/>
        </w:rPr>
        <w:t>+90º ³ ES_LAT_MAX &gt; −90º</w:t>
      </w:r>
    </w:p>
    <w:p w14:paraId="77E6E505" w14:textId="77777777" w:rsidR="00C57B56" w:rsidRPr="00C57B56" w:rsidRDefault="00C57B56" w:rsidP="00C57B56">
      <w:pPr>
        <w:pStyle w:val="BodyText"/>
        <w:rPr>
          <w:rFonts w:eastAsiaTheme="minorEastAsia"/>
          <w:lang w:val="de-DE" w:eastAsia="zh-CN"/>
        </w:rPr>
      </w:pPr>
      <w:r>
        <w:rPr>
          <w:rFonts w:eastAsiaTheme="minorEastAsia"/>
          <w:lang w:val="de-DE" w:eastAsia="zh-CN"/>
        </w:rPr>
        <w:t>ES_LAT_MAX &gt; ES_LAT_MIN</w:t>
      </w:r>
    </w:p>
    <w:p w14:paraId="6FECEE8B" w14:textId="77777777" w:rsidR="00C57B56" w:rsidRPr="008D43A2" w:rsidRDefault="00C57B56" w:rsidP="00C57B56">
      <w:pPr>
        <w:pStyle w:val="BodyText"/>
        <w:rPr>
          <w:rFonts w:eastAsiaTheme="minorEastAsia"/>
          <w:lang w:eastAsia="zh-CN"/>
        </w:rPr>
      </w:pPr>
      <w:r>
        <w:rPr>
          <w:rFonts w:eastAsiaTheme="minorEastAsia"/>
          <w:lang w:eastAsia="zh-CN"/>
        </w:rPr>
        <w:t>MIN_ANGLE_AT_ES ≥ 0</w:t>
      </w:r>
    </w:p>
    <w:p w14:paraId="6F8842E7" w14:textId="77777777" w:rsidR="00C57B56" w:rsidRPr="008D43A2" w:rsidRDefault="00C57B56" w:rsidP="00C57B56">
      <w:pPr>
        <w:pStyle w:val="BodyText"/>
        <w:rPr>
          <w:rFonts w:eastAsiaTheme="minorEastAsia"/>
          <w:lang w:eastAsia="zh-CN"/>
        </w:rPr>
      </w:pPr>
      <w:r>
        <w:rPr>
          <w:rFonts w:eastAsiaTheme="minorEastAsia"/>
          <w:lang w:eastAsia="zh-CN"/>
        </w:rPr>
        <w:t>MIN_ANGLE_AT_SAT≥ 0</w:t>
      </w:r>
    </w:p>
    <w:p w14:paraId="597B9439" w14:textId="77777777" w:rsidR="00C57B56" w:rsidRDefault="00C57B56" w:rsidP="00C57B56">
      <w:pPr>
        <w:pStyle w:val="BodyText"/>
      </w:pPr>
      <w:r>
        <w:t>MAX_CO_FREQ_SAT ≥ 0</w:t>
      </w:r>
    </w:p>
    <w:p w14:paraId="74F235BB" w14:textId="77777777" w:rsidR="00C57B56" w:rsidRDefault="00C57B56" w:rsidP="00C57B56">
      <w:r>
        <w:br w:type="page"/>
      </w:r>
    </w:p>
    <w:p w14:paraId="0B043DC6" w14:textId="77777777" w:rsidR="00C57B56" w:rsidRPr="00B92AB7" w:rsidRDefault="00C57B56" w:rsidP="00C57B56">
      <w:pPr>
        <w:pStyle w:val="Heading2"/>
        <w:rPr>
          <w:lang w:val="en-GB"/>
        </w:rPr>
      </w:pPr>
      <w:bookmarkStart w:id="130" w:name="_Toc228382291"/>
      <w:bookmarkStart w:id="131" w:name="appendix-a-complete-example-scenario"/>
      <w:bookmarkEnd w:id="112"/>
      <w:bookmarkEnd w:id="127"/>
      <w:bookmarkEnd w:id="129"/>
      <w:r>
        <w:rPr>
          <w:lang w:val="en-GB"/>
        </w:rPr>
        <w:lastRenderedPageBreak/>
        <w:t>Appendix A1: Complete Example Scenario</w:t>
      </w:r>
      <w:bookmarkEnd w:id="130"/>
    </w:p>
    <w:p w14:paraId="3CC28BB4" w14:textId="77777777" w:rsidR="00C57B56" w:rsidRPr="00B92AB7" w:rsidRDefault="00C57B56" w:rsidP="00C57B56">
      <w:pPr>
        <w:pStyle w:val="Heading3"/>
        <w:rPr>
          <w:lang w:val="en-GB"/>
        </w:rPr>
      </w:pPr>
      <w:bookmarkStart w:id="132" w:name="_Toc228378711"/>
      <w:bookmarkStart w:id="133" w:name="_Toc228382292"/>
      <w:bookmarkStart w:id="134" w:name="a.1-scenario-description"/>
      <w:r>
        <w:rPr>
          <w:lang w:val="en-GB"/>
        </w:rPr>
        <w:t>A.1 Scenario Description</w:t>
      </w:r>
      <w:bookmarkEnd w:id="132"/>
      <w:bookmarkEnd w:id="133"/>
    </w:p>
    <w:p w14:paraId="0E7649C4" w14:textId="77777777" w:rsidR="00C57B56" w:rsidRDefault="00C57B56" w:rsidP="00C57B56">
      <w:pPr>
        <w:pStyle w:val="FirstParagraph"/>
      </w:pPr>
      <w:r>
        <w:rPr>
          <w:b/>
          <w:bCs/>
        </w:rPr>
        <w:t>System:</w:t>
      </w:r>
      <w:r>
        <w:t xml:space="preserve"> LEO constellation with two orbital configurations</w:t>
      </w:r>
    </w:p>
    <w:p w14:paraId="6AF8A1B8" w14:textId="77777777" w:rsidR="00C57B56" w:rsidRDefault="00C57B56" w:rsidP="00C57B56">
      <w:pPr>
        <w:pStyle w:val="FirstParagraph"/>
      </w:pPr>
      <w:r>
        <w:t xml:space="preserve"> - </w:t>
      </w:r>
      <w:r>
        <w:rPr>
          <w:b/>
          <w:bCs/>
        </w:rPr>
        <w:t>Configuration 1 (orbit_set_id=1):</w:t>
      </w:r>
      <w:r>
        <w:t xml:space="preserve"> Low shell at 550 km - 10 orbital planes, 60 satellites per plane - Inclination: 53 degrees </w:t>
      </w:r>
    </w:p>
    <w:p w14:paraId="5F60EE8D" w14:textId="77777777" w:rsidR="00C57B56" w:rsidRDefault="00C57B56" w:rsidP="00C57B56">
      <w:pPr>
        <w:pStyle w:val="FirstParagraph"/>
      </w:pPr>
      <w:r>
        <w:t xml:space="preserve">- </w:t>
      </w:r>
      <w:r>
        <w:rPr>
          <w:b/>
          <w:bCs/>
        </w:rPr>
        <w:t>Configuration 2 (orbit_set_id=2):</w:t>
      </w:r>
      <w:r>
        <w:t xml:space="preserve"> High shell at 1200 km - 5 orbital planes, 40 satellites per plane - Inclination: 70 degrees</w:t>
      </w:r>
    </w:p>
    <w:p w14:paraId="24AC87D8" w14:textId="77777777" w:rsidR="00C57B56" w:rsidRDefault="00C57B56" w:rsidP="00C57B56">
      <w:pPr>
        <w:pStyle w:val="BodyText"/>
      </w:pPr>
      <w:r>
        <w:rPr>
          <w:b/>
          <w:bCs/>
        </w:rPr>
        <w:t>Scenarios:</w:t>
      </w:r>
      <w:r>
        <w:t xml:space="preserve"> </w:t>
      </w:r>
    </w:p>
    <w:p w14:paraId="09E41D2C" w14:textId="77777777" w:rsidR="00C57B56" w:rsidRDefault="00C57B56" w:rsidP="005C2DDC">
      <w:pPr>
        <w:pStyle w:val="BodyText"/>
        <w:numPr>
          <w:ilvl w:val="1"/>
          <w:numId w:val="42"/>
        </w:numPr>
        <w:ind w:left="0" w:firstLine="0"/>
      </w:pPr>
      <w:r>
        <w:t xml:space="preserve">User terminal uplink (Ka-band) Configuration 1 </w:t>
      </w:r>
    </w:p>
    <w:p w14:paraId="0F3FE134" w14:textId="77777777" w:rsidR="00C57B56" w:rsidRDefault="00C57B56" w:rsidP="005C2DDC">
      <w:pPr>
        <w:pStyle w:val="BodyText"/>
        <w:numPr>
          <w:ilvl w:val="1"/>
          <w:numId w:val="42"/>
        </w:numPr>
        <w:ind w:left="0" w:firstLine="0"/>
      </w:pPr>
      <w:r>
        <w:t xml:space="preserve"> User terminal uplink (Ka-band) Configuration 2</w:t>
      </w:r>
    </w:p>
    <w:p w14:paraId="20AF2E8E" w14:textId="77777777" w:rsidR="00C57B56" w:rsidRDefault="00C57B56" w:rsidP="00C57B56">
      <w:pPr>
        <w:pStyle w:val="BodyText"/>
      </w:pPr>
      <w:r>
        <w:t>3.</w:t>
      </w:r>
      <w:r>
        <w:tab/>
        <w:t xml:space="preserve">Gateway uplink (Ka-band)  Both configurations </w:t>
      </w:r>
    </w:p>
    <w:p w14:paraId="7B99CCEF" w14:textId="77777777" w:rsidR="00C57B56" w:rsidRDefault="00C57B56" w:rsidP="00C57B56">
      <w:pPr>
        <w:pStyle w:val="Heading3"/>
      </w:pPr>
      <w:bookmarkStart w:id="135" w:name="_Toc228378712"/>
      <w:bookmarkStart w:id="136" w:name="_Toc228382293"/>
      <w:bookmarkStart w:id="137" w:name="a.2-database-entries"/>
      <w:bookmarkEnd w:id="134"/>
      <w:r>
        <w:t>A.2 Database Entries</w:t>
      </w:r>
      <w:bookmarkEnd w:id="135"/>
      <w:bookmarkEnd w:id="136"/>
    </w:p>
    <w:p w14:paraId="5657D460" w14:textId="77777777" w:rsidR="00C57B56" w:rsidRDefault="00C57B56" w:rsidP="00C57B56">
      <w:pPr>
        <w:pStyle w:val="Heading4"/>
      </w:pPr>
      <w:bookmarkStart w:id="138" w:name="epfd_param-table-2"/>
      <w:r>
        <w:t>epfd_param Table</w:t>
      </w:r>
    </w:p>
    <w:p w14:paraId="027B41EB" w14:textId="77777777" w:rsidR="00C57B56" w:rsidRDefault="00C57B56" w:rsidP="00C57B56">
      <w:pPr>
        <w:pStyle w:val="SourceCode"/>
        <w:rPr>
          <w:rStyle w:val="VerbatimChar"/>
        </w:rPr>
      </w:pPr>
      <w:r>
        <w:rPr>
          <w:rStyle w:val="VerbatimChar"/>
        </w:rPr>
        <w:t>ntc_id=123456789, scen_id=1, scen_name="User Terminal Uplink Cfg1", orbit_set_id=1,</w:t>
      </w:r>
      <w:r>
        <w:br/>
      </w:r>
      <w:r>
        <w:rPr>
          <w:rStyle w:val="VerbatimChar"/>
        </w:rPr>
        <w:t xml:space="preserve">  nbr_sat_td=2, density=0.00001, avg_dist=200, f_x_zone='Y', </w:t>
      </w:r>
      <w:r>
        <w:br/>
      </w:r>
      <w:r>
        <w:rPr>
          <w:rStyle w:val="VerbatimChar"/>
        </w:rPr>
        <w:t xml:space="preserve">  x_zone=10, elev_min=25</w:t>
      </w:r>
      <w:r>
        <w:br/>
      </w:r>
      <w:r>
        <w:br/>
      </w:r>
      <w:r>
        <w:rPr>
          <w:rStyle w:val="VerbatimChar"/>
        </w:rPr>
        <w:t>ntc_id=123456789, scen_id=2, scen_name="User Terminal Uplink Cfg2", orbit_set_id=2,</w:t>
      </w:r>
      <w:r>
        <w:br/>
      </w:r>
      <w:r>
        <w:rPr>
          <w:rStyle w:val="VerbatimChar"/>
        </w:rPr>
        <w:t xml:space="preserve">  nbr_sat_td=2, density=0.000001, avg_dist=100, f_x_zone='Y', </w:t>
      </w:r>
      <w:r>
        <w:br/>
      </w:r>
      <w:r>
        <w:rPr>
          <w:rStyle w:val="VerbatimChar"/>
        </w:rPr>
        <w:t xml:space="preserve">  x_zone=10, elev_min=25</w:t>
      </w:r>
    </w:p>
    <w:p w14:paraId="4D9C7C15" w14:textId="77777777" w:rsidR="00C57B56" w:rsidRDefault="00C57B56" w:rsidP="00C57B56">
      <w:pPr>
        <w:pStyle w:val="SourceCode"/>
      </w:pPr>
      <w:r>
        <w:rPr>
          <w:rStyle w:val="VerbatimChar"/>
        </w:rPr>
        <w:t>ntc_id=123456789, scen_id=3, scen_name="Gateway Uplink", orbit_set_id=NULL,</w:t>
      </w:r>
      <w:r>
        <w:br/>
      </w:r>
      <w:r>
        <w:rPr>
          <w:rStyle w:val="VerbatimChar"/>
        </w:rPr>
        <w:t xml:space="preserve">  nbr_sat_td=4, density=0.000001, avg_dist=1000, f_x_zone='Y', </w:t>
      </w:r>
      <w:r>
        <w:br/>
      </w:r>
      <w:r>
        <w:rPr>
          <w:rStyle w:val="VerbatimChar"/>
        </w:rPr>
        <w:t xml:space="preserve">  x_zone=5, elev_min=10</w:t>
      </w:r>
    </w:p>
    <w:p w14:paraId="075115D0" w14:textId="77777777" w:rsidR="00C57B56" w:rsidRDefault="00C57B56" w:rsidP="00C57B56">
      <w:pPr>
        <w:pStyle w:val="Heading4"/>
      </w:pPr>
      <w:bookmarkStart w:id="139" w:name="epfd_freq-table-1"/>
      <w:bookmarkEnd w:id="138"/>
      <w:r>
        <w:t>epfd_freq Table</w:t>
      </w:r>
    </w:p>
    <w:p w14:paraId="4CBE916C" w14:textId="77777777" w:rsidR="00C57B56" w:rsidRDefault="00C57B56" w:rsidP="00C57B56">
      <w:pPr>
        <w:pStyle w:val="SourceCode"/>
      </w:pPr>
      <w:r>
        <w:rPr>
          <w:rStyle w:val="VerbatimChar"/>
        </w:rPr>
        <w:t>ntc_id=123456789, scen_id=1, seq_no=1, emi_rcp='R', freq_min=27500, freq_max=28600</w:t>
      </w:r>
      <w:r>
        <w:br/>
      </w:r>
      <w:r>
        <w:rPr>
          <w:rStyle w:val="VerbatimChar"/>
        </w:rPr>
        <w:t>ntc_id=123456789, scen_id=2, seq_no=1, emi_rcp='R', freq_min=27500, freq_max=28600</w:t>
      </w:r>
      <w:r>
        <w:br/>
      </w:r>
      <w:r>
        <w:rPr>
          <w:rStyle w:val="VerbatimChar"/>
        </w:rPr>
        <w:t>ntc_id=123456789, scen_id=3, seq_no=2, emi_rcp='R', freq_min=29500, freq_max=30000</w:t>
      </w:r>
      <w:r>
        <w:br/>
      </w:r>
      <w:bookmarkStart w:id="140" w:name="orbit-table-2"/>
      <w:bookmarkEnd w:id="139"/>
    </w:p>
    <w:p w14:paraId="45DDB34D" w14:textId="77777777" w:rsidR="00C57B56" w:rsidRDefault="00C57B56" w:rsidP="00C57B56">
      <w:pPr>
        <w:pStyle w:val="SourceCode"/>
      </w:pPr>
      <w:r>
        <w:t>orbit Table</w:t>
      </w:r>
    </w:p>
    <w:p w14:paraId="65346D5B" w14:textId="77777777" w:rsidR="00C57B56" w:rsidRDefault="00C57B56" w:rsidP="00C57B56">
      <w:pPr>
        <w:pStyle w:val="SourceCode"/>
      </w:pPr>
      <w:r>
        <w:rPr>
          <w:rStyle w:val="VerbatimChar"/>
        </w:rPr>
        <w:t>ntc_id=123456789, orb_id=1, orbit_set_id=1, inclin_ang=53.0,</w:t>
      </w:r>
      <w:r>
        <w:br/>
      </w:r>
      <w:r>
        <w:rPr>
          <w:rStyle w:val="VerbatimChar"/>
        </w:rPr>
        <w:t xml:space="preserve">  apog_km=550, perig_km=550, op_ht_km=540, ...</w:t>
      </w:r>
      <w:r>
        <w:br/>
      </w:r>
      <w:r>
        <w:rPr>
          <w:rStyle w:val="VerbatimChar"/>
        </w:rPr>
        <w:t xml:space="preserve">  </w:t>
      </w:r>
      <w:r>
        <w:br/>
      </w:r>
      <w:r>
        <w:rPr>
          <w:rStyle w:val="VerbatimChar"/>
        </w:rPr>
        <w:t>ntc_id=123456789, orb_id=2, orbit_set_id=1, inclin_ang=53.0,</w:t>
      </w:r>
      <w:r>
        <w:br/>
      </w:r>
      <w:r>
        <w:rPr>
          <w:rStyle w:val="VerbatimChar"/>
        </w:rPr>
        <w:t xml:space="preserve">  apog_km=550, perig_km=550, op_ht_km=540, ...</w:t>
      </w:r>
      <w:r>
        <w:br/>
      </w:r>
      <w:r>
        <w:rPr>
          <w:rStyle w:val="VerbatimChar"/>
        </w:rPr>
        <w:t xml:space="preserve">  </w:t>
      </w:r>
      <w:r>
        <w:br/>
      </w:r>
      <w:r>
        <w:rPr>
          <w:rStyle w:val="VerbatimChar"/>
        </w:rPr>
        <w:t>[... orb_id=3 through 10 for Configuration 1 ...]</w:t>
      </w:r>
      <w:r>
        <w:br/>
      </w:r>
      <w:r>
        <w:br/>
      </w:r>
      <w:r>
        <w:rPr>
          <w:rStyle w:val="VerbatimChar"/>
        </w:rPr>
        <w:t>ntc_id=123456789, orb_id=11, orbit_set_id=2, inclin_ang=70.0,</w:t>
      </w:r>
      <w:r>
        <w:br/>
      </w:r>
      <w:r>
        <w:rPr>
          <w:rStyle w:val="VerbatimChar"/>
        </w:rPr>
        <w:t xml:space="preserve">  apog_km=1200, perig_km=1200, op_ht_km=1190, ...</w:t>
      </w:r>
      <w:r>
        <w:br/>
      </w:r>
      <w:r>
        <w:rPr>
          <w:rStyle w:val="VerbatimChar"/>
        </w:rPr>
        <w:t xml:space="preserve">  </w:t>
      </w:r>
      <w:r>
        <w:br/>
      </w:r>
      <w:r>
        <w:rPr>
          <w:rStyle w:val="VerbatimChar"/>
        </w:rPr>
        <w:t>[... orb_id=12 through 15 for Configuration 2 ...]</w:t>
      </w:r>
    </w:p>
    <w:p w14:paraId="27543AD7" w14:textId="77777777" w:rsidR="00C57B56" w:rsidRDefault="00C57B56" w:rsidP="00C57B56">
      <w:pPr>
        <w:pStyle w:val="Heading4"/>
      </w:pPr>
      <w:bookmarkStart w:id="141" w:name="sat_oper-table-2"/>
      <w:bookmarkEnd w:id="140"/>
      <w:r>
        <w:lastRenderedPageBreak/>
        <w:t>sat_oper Table</w:t>
      </w:r>
    </w:p>
    <w:p w14:paraId="65620A78" w14:textId="77777777" w:rsidR="00C57B56" w:rsidRDefault="00C57B56" w:rsidP="00C57B56">
      <w:pPr>
        <w:pStyle w:val="SourceCode"/>
      </w:pPr>
      <w:r>
        <w:rPr>
          <w:rStyle w:val="VerbatimChar"/>
        </w:rPr>
        <w:t>ntc_id=123456789, scen_id=1, lat_fr=-90, lat_to=-60, nbr_op_sat=2</w:t>
      </w:r>
      <w:r>
        <w:br/>
      </w:r>
      <w:r>
        <w:rPr>
          <w:rStyle w:val="VerbatimChar"/>
        </w:rPr>
        <w:t>ntc_id=123456789, scen_id=1, lat_fr=-60, lat_to=60, nbr_op_sat=4</w:t>
      </w:r>
      <w:r>
        <w:br/>
      </w:r>
      <w:r>
        <w:rPr>
          <w:rStyle w:val="VerbatimChar"/>
        </w:rPr>
        <w:t>ntc_id=123456789, scen_id=1, lat_fr=60, lat_to=90, nbr_op_sat=2</w:t>
      </w:r>
      <w:r>
        <w:br/>
      </w:r>
      <w:r>
        <w:br/>
      </w:r>
      <w:r>
        <w:rPr>
          <w:rStyle w:val="VerbatimChar"/>
        </w:rPr>
        <w:t>ntc_id=123456789, scen_id=2, lat_fr=-90, lat_to=90, nbr_op_sat=3</w:t>
      </w:r>
      <w:r>
        <w:br/>
      </w:r>
      <w:r>
        <w:br/>
      </w:r>
      <w:r>
        <w:rPr>
          <w:rStyle w:val="VerbatimChar"/>
        </w:rPr>
        <w:t>ntc_id=123456789, scen_id=3, lat_fr=-90, lat_to=-60, nbr_op_sat=2</w:t>
      </w:r>
      <w:r>
        <w:br/>
      </w:r>
      <w:r>
        <w:rPr>
          <w:rStyle w:val="VerbatimChar"/>
        </w:rPr>
        <w:t>ntc_id=123456789, scen_id=3, lat_fr=-60, lat_to=60, nbr_op_sat=5</w:t>
      </w:r>
      <w:r>
        <w:br/>
      </w:r>
      <w:r>
        <w:rPr>
          <w:rStyle w:val="VerbatimChar"/>
        </w:rPr>
        <w:t>ntc_id=123456789, scen_id=3, lat_fr=60, lat_to=90, nbr_op_sat=2</w:t>
      </w:r>
    </w:p>
    <w:p w14:paraId="7D38788E" w14:textId="77777777" w:rsidR="00C57B56" w:rsidRDefault="00C57B56" w:rsidP="00C57B56">
      <w:pPr>
        <w:pStyle w:val="Heading4"/>
      </w:pPr>
      <w:bookmarkStart w:id="142" w:name="mask_info-table-1"/>
      <w:bookmarkEnd w:id="141"/>
      <w:r>
        <w:t>mask_info Table</w:t>
      </w:r>
    </w:p>
    <w:p w14:paraId="7A75CD0E" w14:textId="77777777" w:rsidR="00C57B56" w:rsidRDefault="00C57B56" w:rsidP="00C57B56">
      <w:pPr>
        <w:pStyle w:val="SourceCode"/>
      </w:pPr>
      <w:r>
        <w:rPr>
          <w:rStyle w:val="VerbatimChar"/>
        </w:rPr>
        <w:t>ntc_id=123456789, mask_id=1, freq_min=27500, freq_max=28600, f_mask='E', f_mask_type='O'</w:t>
      </w:r>
      <w:r>
        <w:br/>
      </w:r>
      <w:r>
        <w:rPr>
          <w:rStyle w:val="VerbatimChar"/>
        </w:rPr>
        <w:t>ntc_id=123456789, mask_id=1, freq_min=29500, freq_max=30000, f_mask='E', f_mask_type='O'</w:t>
      </w:r>
    </w:p>
    <w:p w14:paraId="14487A77" w14:textId="77777777" w:rsidR="00C57B56" w:rsidRDefault="00C57B56" w:rsidP="00C57B56">
      <w:pPr>
        <w:pStyle w:val="Heading4"/>
      </w:pPr>
      <w:bookmarkStart w:id="143" w:name="mask_lnk1-table-pfd-and-eirp-ss-masks"/>
      <w:bookmarkEnd w:id="142"/>
      <w:r>
        <w:t>mask_lnk1 Table (PFD and EIRP SS masks)</w:t>
      </w:r>
    </w:p>
    <w:p w14:paraId="3B8EDBC1" w14:textId="77777777" w:rsidR="00C57B56" w:rsidRDefault="00C57B56" w:rsidP="00C57B56">
      <w:pPr>
        <w:pStyle w:val="SourceCode"/>
      </w:pPr>
      <w:r>
        <w:rPr>
          <w:rStyle w:val="VerbatimChar"/>
        </w:rPr>
        <w:t>no masks (since only uplink)</w:t>
      </w:r>
    </w:p>
    <w:p w14:paraId="7291619D" w14:textId="77777777" w:rsidR="00C57B56" w:rsidRDefault="00C57B56" w:rsidP="00C57B56">
      <w:pPr>
        <w:pStyle w:val="Heading4"/>
      </w:pPr>
      <w:bookmarkStart w:id="144" w:name="mask_lnk2-table-eirp-es-masks"/>
      <w:bookmarkEnd w:id="143"/>
      <w:r>
        <w:t>mask_lnk2 Table (EIRP ES masks)</w:t>
      </w:r>
    </w:p>
    <w:p w14:paraId="4E5AB075" w14:textId="77777777" w:rsidR="00C57B56" w:rsidRDefault="00C57B56" w:rsidP="00C57B56">
      <w:pPr>
        <w:pStyle w:val="SourceCode"/>
        <w:rPr>
          <w:rStyle w:val="VerbatimChar"/>
        </w:rPr>
      </w:pPr>
      <w:r>
        <w:rPr>
          <w:rStyle w:val="VerbatimChar"/>
        </w:rPr>
        <w:t>ntc_id=123456789, scen_id=1, seq_no=1, e_as_id=-1, orb_id=-1, sat_orb_id=-1, mask_id=1</w:t>
      </w:r>
      <w:r>
        <w:br/>
      </w:r>
      <w:r>
        <w:rPr>
          <w:rStyle w:val="VerbatimChar"/>
        </w:rPr>
        <w:t>ntc_id=123456789, scen_id=2, seq_no=1, e_as_id=-1, orb_id=-1, sat_orb_id=-1, mask_id=1</w:t>
      </w:r>
    </w:p>
    <w:p w14:paraId="08304C0D" w14:textId="77777777" w:rsidR="00C57B56" w:rsidRDefault="00C57B56" w:rsidP="00C57B56">
      <w:pPr>
        <w:pStyle w:val="SourceCode"/>
        <w:rPr>
          <w:rStyle w:val="VerbatimChar"/>
        </w:rPr>
      </w:pPr>
      <w:r>
        <w:rPr>
          <w:rStyle w:val="VerbatimChar"/>
        </w:rPr>
        <w:t>(Same mask is applicable to all configurations and user uplink scenarios)</w:t>
      </w:r>
    </w:p>
    <w:p w14:paraId="3FE25681" w14:textId="77777777" w:rsidR="00C57B56" w:rsidRDefault="00C57B56" w:rsidP="00C57B56">
      <w:pPr>
        <w:pStyle w:val="SourceCode"/>
      </w:pPr>
      <w:r>
        <w:rPr>
          <w:rStyle w:val="VerbatimChar"/>
        </w:rPr>
        <w:t>ntc_id=123456789, scen_id=3, seq_no=1, e_as_id=-1, orb_id=-1, sat_orb_id=-1, mask_id=2</w:t>
      </w:r>
    </w:p>
    <w:p w14:paraId="691D6D26" w14:textId="77777777" w:rsidR="00C57B56" w:rsidRDefault="00C57B56" w:rsidP="00C57B56">
      <w:pPr>
        <w:pStyle w:val="Heading4"/>
      </w:pPr>
      <w:bookmarkStart w:id="145" w:name="Xf4de49e4bdf2177c172950b3b1b926ac5bb11c9"/>
      <w:bookmarkEnd w:id="144"/>
      <w:r>
        <w:t>sat_lnk Table (Optional - if partial constellation used)</w:t>
      </w:r>
    </w:p>
    <w:p w14:paraId="28F1464A" w14:textId="77777777" w:rsidR="00C57B56" w:rsidRDefault="00C57B56" w:rsidP="00C57B56">
      <w:pPr>
        <w:pStyle w:val="SourceCode"/>
      </w:pPr>
      <w:r>
        <w:rPr>
          <w:rStyle w:val="VerbatimChar"/>
        </w:rPr>
        <w:t># If scenario 1 only uses first 30 satellites in each plane:</w:t>
      </w:r>
      <w:r>
        <w:br/>
      </w:r>
      <w:r>
        <w:rPr>
          <w:rStyle w:val="VerbatimChar"/>
        </w:rPr>
        <w:t>ntc_id=123456789, scen_id=1, orb_id=1, sat_orb_id=1, seq_no=1</w:t>
      </w:r>
      <w:r>
        <w:br/>
      </w:r>
      <w:r>
        <w:rPr>
          <w:rStyle w:val="VerbatimChar"/>
        </w:rPr>
        <w:t>ntc_id=123456789, scen_id=1, orb_id=1, sat_orb_id=2, seq_no=2</w:t>
      </w:r>
      <w:r>
        <w:br/>
      </w:r>
      <w:r>
        <w:rPr>
          <w:rStyle w:val="VerbatimChar"/>
        </w:rPr>
        <w:t>...</w:t>
      </w:r>
      <w:r>
        <w:br/>
      </w:r>
      <w:r>
        <w:rPr>
          <w:rStyle w:val="VerbatimChar"/>
        </w:rPr>
        <w:t>ntc_id=123456789, scen_id=1, orb_id=1, sat_orb_id=30, seq_no=30</w:t>
      </w:r>
      <w:r>
        <w:br/>
      </w:r>
      <w:r>
        <w:rPr>
          <w:rStyle w:val="VerbatimChar"/>
        </w:rPr>
        <w:t>[Repeated for orb_id=2 through 10]</w:t>
      </w:r>
    </w:p>
    <w:p w14:paraId="4B22458C" w14:textId="77777777" w:rsidR="00C57B56" w:rsidRDefault="00C57B56" w:rsidP="00C57B56"/>
    <w:p w14:paraId="7CD2DC54" w14:textId="77777777" w:rsidR="00C57B56" w:rsidRDefault="00C57B56">
      <w:pPr>
        <w:rPr>
          <w:rFonts w:asciiTheme="majorHAnsi" w:eastAsiaTheme="majorEastAsia" w:hAnsiTheme="majorHAnsi" w:cstheme="majorBidi"/>
          <w:b/>
          <w:bCs/>
          <w:color w:val="4F81BD" w:themeColor="accent1"/>
          <w:sz w:val="28"/>
          <w:szCs w:val="28"/>
        </w:rPr>
      </w:pPr>
      <w:bookmarkStart w:id="146" w:name="X54143636ef02cbb41f646858b364fabf041776c"/>
      <w:bookmarkEnd w:id="131"/>
      <w:bookmarkEnd w:id="137"/>
      <w:bookmarkEnd w:id="145"/>
      <w:r>
        <w:br w:type="page"/>
      </w:r>
    </w:p>
    <w:p w14:paraId="405B85DD" w14:textId="77777777" w:rsidR="00C57B56" w:rsidRDefault="00C57B56" w:rsidP="00C57B56">
      <w:pPr>
        <w:pStyle w:val="Heading2"/>
      </w:pPr>
      <w:bookmarkStart w:id="147" w:name="_Toc228382294"/>
      <w:r>
        <w:lastRenderedPageBreak/>
        <w:t>Appendix 1B: Migration Notes from Legacy Structure</w:t>
      </w:r>
      <w:bookmarkEnd w:id="147"/>
    </w:p>
    <w:p w14:paraId="122B5929" w14:textId="77777777" w:rsidR="00C57B56" w:rsidRDefault="00C57B56" w:rsidP="00C57B56">
      <w:pPr>
        <w:pStyle w:val="Heading3"/>
      </w:pPr>
      <w:bookmarkStart w:id="148" w:name="_Toc228378714"/>
      <w:bookmarkStart w:id="149" w:name="_Toc228382295"/>
      <w:bookmarkStart w:id="150" w:name="b.1-mapping-from-legacy-tables"/>
      <w:r>
        <w:t>B.1 Mapping from Legacy Tables</w:t>
      </w:r>
      <w:bookmarkEnd w:id="148"/>
      <w:bookmarkEnd w:id="149"/>
    </w:p>
    <w:tbl>
      <w:tblPr>
        <w:tblStyle w:val="Table"/>
        <w:tblW w:w="5000" w:type="pct"/>
        <w:tblLayout w:type="fixed"/>
        <w:tblLook w:val="0020" w:firstRow="1" w:lastRow="0" w:firstColumn="0" w:lastColumn="0" w:noHBand="0" w:noVBand="0"/>
      </w:tblPr>
      <w:tblGrid>
        <w:gridCol w:w="1800"/>
        <w:gridCol w:w="2430"/>
        <w:gridCol w:w="2084"/>
        <w:gridCol w:w="2084"/>
        <w:gridCol w:w="2402"/>
      </w:tblGrid>
      <w:tr w:rsidR="00C57B56" w14:paraId="5AFCA134" w14:textId="77777777" w:rsidTr="0095362F">
        <w:trPr>
          <w:cnfStyle w:val="100000000000" w:firstRow="1" w:lastRow="0" w:firstColumn="0" w:lastColumn="0" w:oddVBand="0" w:evenVBand="0" w:oddHBand="0" w:evenHBand="0" w:firstRowFirstColumn="0" w:firstRowLastColumn="0" w:lastRowFirstColumn="0" w:lastRowLastColumn="0"/>
          <w:tblHeader/>
        </w:trPr>
        <w:tc>
          <w:tcPr>
            <w:tcW w:w="1800" w:type="dxa"/>
          </w:tcPr>
          <w:p w14:paraId="240846A0" w14:textId="77777777" w:rsidR="00C57B56" w:rsidRDefault="00C57B56" w:rsidP="005C5A9F">
            <w:pPr>
              <w:pStyle w:val="Compact"/>
            </w:pPr>
            <w:r>
              <w:t>Legacy Table</w:t>
            </w:r>
          </w:p>
        </w:tc>
        <w:tc>
          <w:tcPr>
            <w:tcW w:w="2430" w:type="dxa"/>
          </w:tcPr>
          <w:p w14:paraId="6C8A1B99" w14:textId="77777777" w:rsidR="00C57B56" w:rsidRDefault="00C57B56" w:rsidP="005C5A9F">
            <w:pPr>
              <w:pStyle w:val="Compact"/>
            </w:pPr>
            <w:r>
              <w:t>Legacy Field</w:t>
            </w:r>
          </w:p>
        </w:tc>
        <w:tc>
          <w:tcPr>
            <w:tcW w:w="2084" w:type="dxa"/>
          </w:tcPr>
          <w:p w14:paraId="0951B49F" w14:textId="77777777" w:rsidR="00C57B56" w:rsidRDefault="00C57B56" w:rsidP="005C5A9F">
            <w:pPr>
              <w:pStyle w:val="Compact"/>
            </w:pPr>
            <w:r>
              <w:t>New Table</w:t>
            </w:r>
          </w:p>
        </w:tc>
        <w:tc>
          <w:tcPr>
            <w:tcW w:w="2084" w:type="dxa"/>
          </w:tcPr>
          <w:p w14:paraId="1E8AEAF1" w14:textId="77777777" w:rsidR="00C57B56" w:rsidRDefault="00C57B56" w:rsidP="005C5A9F">
            <w:pPr>
              <w:pStyle w:val="Compact"/>
            </w:pPr>
            <w:r>
              <w:t>New Field</w:t>
            </w:r>
          </w:p>
        </w:tc>
        <w:tc>
          <w:tcPr>
            <w:tcW w:w="2402" w:type="dxa"/>
          </w:tcPr>
          <w:p w14:paraId="5263D559" w14:textId="77777777" w:rsidR="00C57B56" w:rsidRDefault="00C57B56" w:rsidP="005C5A9F">
            <w:pPr>
              <w:pStyle w:val="Compact"/>
            </w:pPr>
            <w:r>
              <w:t>Notes</w:t>
            </w:r>
          </w:p>
        </w:tc>
      </w:tr>
      <w:tr w:rsidR="00C57B56" w14:paraId="23A59699" w14:textId="77777777" w:rsidTr="0095362F">
        <w:tc>
          <w:tcPr>
            <w:tcW w:w="1800" w:type="dxa"/>
          </w:tcPr>
          <w:p w14:paraId="28C13AFB" w14:textId="77777777" w:rsidR="00C57B56" w:rsidRDefault="00C57B56" w:rsidP="005C5A9F">
            <w:pPr>
              <w:pStyle w:val="Compact"/>
            </w:pPr>
            <w:r>
              <w:t>non_geo</w:t>
            </w:r>
          </w:p>
        </w:tc>
        <w:tc>
          <w:tcPr>
            <w:tcW w:w="2430" w:type="dxa"/>
          </w:tcPr>
          <w:p w14:paraId="18008906" w14:textId="77777777" w:rsidR="00C57B56" w:rsidRDefault="00C57B56" w:rsidP="005C5A9F">
            <w:pPr>
              <w:pStyle w:val="Compact"/>
            </w:pPr>
            <w:r>
              <w:t>sat_name</w:t>
            </w:r>
          </w:p>
        </w:tc>
        <w:tc>
          <w:tcPr>
            <w:tcW w:w="2084" w:type="dxa"/>
          </w:tcPr>
          <w:p w14:paraId="67957CD9" w14:textId="77777777" w:rsidR="00C57B56" w:rsidRDefault="00C57B56" w:rsidP="005C5A9F">
            <w:pPr>
              <w:pStyle w:val="Compact"/>
            </w:pPr>
            <w:r>
              <w:t>epfd_param</w:t>
            </w:r>
          </w:p>
        </w:tc>
        <w:tc>
          <w:tcPr>
            <w:tcW w:w="2084" w:type="dxa"/>
          </w:tcPr>
          <w:p w14:paraId="6CE39095" w14:textId="77777777" w:rsidR="00C57B56" w:rsidRDefault="00C57B56" w:rsidP="005C5A9F">
            <w:pPr>
              <w:pStyle w:val="Compact"/>
            </w:pPr>
            <w:r>
              <w:t>scen_name</w:t>
            </w:r>
          </w:p>
        </w:tc>
        <w:tc>
          <w:tcPr>
            <w:tcW w:w="2402" w:type="dxa"/>
          </w:tcPr>
          <w:p w14:paraId="712E98B7" w14:textId="77777777" w:rsidR="00C57B56" w:rsidRDefault="00C57B56" w:rsidP="005C5A9F">
            <w:pPr>
              <w:pStyle w:val="Compact"/>
            </w:pPr>
            <w:r>
              <w:t>Now scenario-specific</w:t>
            </w:r>
          </w:p>
        </w:tc>
      </w:tr>
      <w:tr w:rsidR="00C57B56" w14:paraId="1328DD19" w14:textId="77777777" w:rsidTr="0095362F">
        <w:tc>
          <w:tcPr>
            <w:tcW w:w="1800" w:type="dxa"/>
          </w:tcPr>
          <w:p w14:paraId="228F37A3" w14:textId="77777777" w:rsidR="00C57B56" w:rsidRDefault="00C57B56" w:rsidP="005C5A9F">
            <w:pPr>
              <w:pStyle w:val="Compact"/>
            </w:pPr>
            <w:r>
              <w:t>non_geo</w:t>
            </w:r>
          </w:p>
        </w:tc>
        <w:tc>
          <w:tcPr>
            <w:tcW w:w="2430" w:type="dxa"/>
          </w:tcPr>
          <w:p w14:paraId="6B5629B3" w14:textId="77777777" w:rsidR="00C57B56" w:rsidRDefault="00C57B56" w:rsidP="005C5A9F">
            <w:pPr>
              <w:pStyle w:val="Compact"/>
            </w:pPr>
            <w:r>
              <w:t>nbr_sat_td</w:t>
            </w:r>
          </w:p>
        </w:tc>
        <w:tc>
          <w:tcPr>
            <w:tcW w:w="2084" w:type="dxa"/>
          </w:tcPr>
          <w:p w14:paraId="638AAEC9" w14:textId="77777777" w:rsidR="00C57B56" w:rsidRDefault="00C57B56" w:rsidP="005C5A9F">
            <w:pPr>
              <w:pStyle w:val="Compact"/>
            </w:pPr>
            <w:r>
              <w:t>epfd_param</w:t>
            </w:r>
          </w:p>
        </w:tc>
        <w:tc>
          <w:tcPr>
            <w:tcW w:w="2084" w:type="dxa"/>
          </w:tcPr>
          <w:p w14:paraId="5A605179" w14:textId="77777777" w:rsidR="00C57B56" w:rsidRDefault="00C57B56" w:rsidP="005C5A9F">
            <w:pPr>
              <w:pStyle w:val="Compact"/>
            </w:pPr>
            <w:r>
              <w:t>nbr_sat_td</w:t>
            </w:r>
          </w:p>
        </w:tc>
        <w:tc>
          <w:tcPr>
            <w:tcW w:w="2402" w:type="dxa"/>
          </w:tcPr>
          <w:p w14:paraId="3C2283D9" w14:textId="77777777" w:rsidR="00C57B56" w:rsidRDefault="00C57B56" w:rsidP="005C5A9F">
            <w:pPr>
              <w:pStyle w:val="Compact"/>
            </w:pPr>
            <w:r>
              <w:t>Direct mapping</w:t>
            </w:r>
          </w:p>
        </w:tc>
      </w:tr>
      <w:tr w:rsidR="00C57B56" w14:paraId="52349388" w14:textId="77777777" w:rsidTr="0095362F">
        <w:tc>
          <w:tcPr>
            <w:tcW w:w="1800" w:type="dxa"/>
          </w:tcPr>
          <w:p w14:paraId="21B6C394" w14:textId="77777777" w:rsidR="00C57B56" w:rsidRDefault="00C57B56" w:rsidP="005C5A9F">
            <w:pPr>
              <w:pStyle w:val="Compact"/>
            </w:pPr>
            <w:r>
              <w:t>non_geo</w:t>
            </w:r>
          </w:p>
        </w:tc>
        <w:tc>
          <w:tcPr>
            <w:tcW w:w="2430" w:type="dxa"/>
          </w:tcPr>
          <w:p w14:paraId="7B79C0C8" w14:textId="77777777" w:rsidR="00C57B56" w:rsidRDefault="00C57B56" w:rsidP="005C5A9F">
            <w:pPr>
              <w:pStyle w:val="Compact"/>
            </w:pPr>
            <w:r>
              <w:t>density</w:t>
            </w:r>
          </w:p>
        </w:tc>
        <w:tc>
          <w:tcPr>
            <w:tcW w:w="2084" w:type="dxa"/>
          </w:tcPr>
          <w:p w14:paraId="08E5A575" w14:textId="77777777" w:rsidR="00C57B56" w:rsidRDefault="00C57B56" w:rsidP="005C5A9F">
            <w:pPr>
              <w:pStyle w:val="Compact"/>
            </w:pPr>
            <w:r>
              <w:t>epfd_param</w:t>
            </w:r>
          </w:p>
        </w:tc>
        <w:tc>
          <w:tcPr>
            <w:tcW w:w="2084" w:type="dxa"/>
          </w:tcPr>
          <w:p w14:paraId="6D092316" w14:textId="77777777" w:rsidR="00C57B56" w:rsidRDefault="00C57B56" w:rsidP="005C5A9F">
            <w:pPr>
              <w:pStyle w:val="Compact"/>
            </w:pPr>
            <w:r>
              <w:t>density</w:t>
            </w:r>
          </w:p>
        </w:tc>
        <w:tc>
          <w:tcPr>
            <w:tcW w:w="2402" w:type="dxa"/>
          </w:tcPr>
          <w:p w14:paraId="1293FBEE" w14:textId="77777777" w:rsidR="00C57B56" w:rsidRDefault="00C57B56" w:rsidP="005C5A9F">
            <w:pPr>
              <w:pStyle w:val="Compact"/>
            </w:pPr>
            <w:r>
              <w:t>Direct mapping</w:t>
            </w:r>
          </w:p>
        </w:tc>
      </w:tr>
      <w:tr w:rsidR="00C57B56" w14:paraId="2D49D947" w14:textId="77777777" w:rsidTr="0095362F">
        <w:tc>
          <w:tcPr>
            <w:tcW w:w="1800" w:type="dxa"/>
          </w:tcPr>
          <w:p w14:paraId="460C997B" w14:textId="77777777" w:rsidR="00C57B56" w:rsidRDefault="00C57B56" w:rsidP="005C5A9F">
            <w:pPr>
              <w:pStyle w:val="Compact"/>
            </w:pPr>
            <w:r>
              <w:t>non_geo</w:t>
            </w:r>
          </w:p>
        </w:tc>
        <w:tc>
          <w:tcPr>
            <w:tcW w:w="2430" w:type="dxa"/>
          </w:tcPr>
          <w:p w14:paraId="6C68CBB0" w14:textId="77777777" w:rsidR="00C57B56" w:rsidRDefault="00C57B56" w:rsidP="005C5A9F">
            <w:pPr>
              <w:pStyle w:val="Compact"/>
            </w:pPr>
            <w:r>
              <w:t>avg_dist</w:t>
            </w:r>
          </w:p>
        </w:tc>
        <w:tc>
          <w:tcPr>
            <w:tcW w:w="2084" w:type="dxa"/>
          </w:tcPr>
          <w:p w14:paraId="0B5B0E22" w14:textId="77777777" w:rsidR="00C57B56" w:rsidRDefault="00C57B56" w:rsidP="005C5A9F">
            <w:pPr>
              <w:pStyle w:val="Compact"/>
            </w:pPr>
            <w:r>
              <w:t>epfd_param</w:t>
            </w:r>
          </w:p>
        </w:tc>
        <w:tc>
          <w:tcPr>
            <w:tcW w:w="2084" w:type="dxa"/>
          </w:tcPr>
          <w:p w14:paraId="3F39F71B" w14:textId="77777777" w:rsidR="00C57B56" w:rsidRDefault="00C57B56" w:rsidP="005C5A9F">
            <w:pPr>
              <w:pStyle w:val="Compact"/>
            </w:pPr>
            <w:r>
              <w:t>avg_dist</w:t>
            </w:r>
          </w:p>
        </w:tc>
        <w:tc>
          <w:tcPr>
            <w:tcW w:w="2402" w:type="dxa"/>
          </w:tcPr>
          <w:p w14:paraId="2DC9AEF6" w14:textId="77777777" w:rsidR="00C57B56" w:rsidRDefault="00C57B56" w:rsidP="005C5A9F">
            <w:pPr>
              <w:pStyle w:val="Compact"/>
            </w:pPr>
            <w:r>
              <w:t>Direct mapping</w:t>
            </w:r>
          </w:p>
        </w:tc>
      </w:tr>
      <w:tr w:rsidR="00C57B56" w14:paraId="3DBF9956" w14:textId="77777777" w:rsidTr="0095362F">
        <w:tc>
          <w:tcPr>
            <w:tcW w:w="1800" w:type="dxa"/>
          </w:tcPr>
          <w:p w14:paraId="05213E55" w14:textId="77777777" w:rsidR="00C57B56" w:rsidRDefault="00C57B56" w:rsidP="005C5A9F">
            <w:pPr>
              <w:pStyle w:val="Compact"/>
            </w:pPr>
            <w:r>
              <w:t>non_geo</w:t>
            </w:r>
          </w:p>
        </w:tc>
        <w:tc>
          <w:tcPr>
            <w:tcW w:w="2430" w:type="dxa"/>
          </w:tcPr>
          <w:p w14:paraId="6760E592" w14:textId="77777777" w:rsidR="00C57B56" w:rsidRDefault="00C57B56" w:rsidP="005C5A9F">
            <w:pPr>
              <w:pStyle w:val="Compact"/>
            </w:pPr>
            <w:r>
              <w:t>f_x_zone</w:t>
            </w:r>
          </w:p>
        </w:tc>
        <w:tc>
          <w:tcPr>
            <w:tcW w:w="2084" w:type="dxa"/>
          </w:tcPr>
          <w:p w14:paraId="0B53EFB4" w14:textId="77777777" w:rsidR="00C57B56" w:rsidRDefault="00C57B56" w:rsidP="005C5A9F">
            <w:pPr>
              <w:pStyle w:val="Compact"/>
            </w:pPr>
            <w:r>
              <w:t>epfd_param</w:t>
            </w:r>
          </w:p>
        </w:tc>
        <w:tc>
          <w:tcPr>
            <w:tcW w:w="2084" w:type="dxa"/>
          </w:tcPr>
          <w:p w14:paraId="2E1F81D1" w14:textId="77777777" w:rsidR="00C57B56" w:rsidRDefault="00C57B56" w:rsidP="005C5A9F">
            <w:pPr>
              <w:pStyle w:val="Compact"/>
            </w:pPr>
            <w:r>
              <w:t>f_x_zone</w:t>
            </w:r>
          </w:p>
        </w:tc>
        <w:tc>
          <w:tcPr>
            <w:tcW w:w="2402" w:type="dxa"/>
          </w:tcPr>
          <w:p w14:paraId="09C3F5F6" w14:textId="77777777" w:rsidR="00C57B56" w:rsidRDefault="00C57B56" w:rsidP="005C5A9F">
            <w:pPr>
              <w:pStyle w:val="Compact"/>
            </w:pPr>
            <w:r>
              <w:t>Direct mapping</w:t>
            </w:r>
          </w:p>
        </w:tc>
      </w:tr>
      <w:tr w:rsidR="00C57B56" w14:paraId="56A725FD" w14:textId="77777777" w:rsidTr="0095362F">
        <w:tc>
          <w:tcPr>
            <w:tcW w:w="1800" w:type="dxa"/>
          </w:tcPr>
          <w:p w14:paraId="7A6A5034" w14:textId="77777777" w:rsidR="00C57B56" w:rsidRDefault="00C57B56" w:rsidP="005C5A9F">
            <w:pPr>
              <w:pStyle w:val="Compact"/>
            </w:pPr>
            <w:r>
              <w:t>non_geo</w:t>
            </w:r>
          </w:p>
        </w:tc>
        <w:tc>
          <w:tcPr>
            <w:tcW w:w="2430" w:type="dxa"/>
          </w:tcPr>
          <w:p w14:paraId="5B93E488" w14:textId="77777777" w:rsidR="00C57B56" w:rsidRDefault="00C57B56" w:rsidP="005C5A9F">
            <w:pPr>
              <w:pStyle w:val="Compact"/>
            </w:pPr>
            <w:r>
              <w:t>x_zone</w:t>
            </w:r>
          </w:p>
        </w:tc>
        <w:tc>
          <w:tcPr>
            <w:tcW w:w="2084" w:type="dxa"/>
          </w:tcPr>
          <w:p w14:paraId="53B3292B" w14:textId="77777777" w:rsidR="00C57B56" w:rsidRDefault="00C57B56" w:rsidP="005C5A9F">
            <w:pPr>
              <w:pStyle w:val="Compact"/>
            </w:pPr>
            <w:r>
              <w:t>epfd_param</w:t>
            </w:r>
          </w:p>
        </w:tc>
        <w:tc>
          <w:tcPr>
            <w:tcW w:w="2084" w:type="dxa"/>
          </w:tcPr>
          <w:p w14:paraId="1B3F48D0" w14:textId="77777777" w:rsidR="00C57B56" w:rsidRDefault="00C57B56" w:rsidP="005C5A9F">
            <w:pPr>
              <w:pStyle w:val="Compact"/>
            </w:pPr>
            <w:r>
              <w:t>x_zone</w:t>
            </w:r>
          </w:p>
        </w:tc>
        <w:tc>
          <w:tcPr>
            <w:tcW w:w="2402" w:type="dxa"/>
          </w:tcPr>
          <w:p w14:paraId="65D92682" w14:textId="77777777" w:rsidR="00C57B56" w:rsidRDefault="00C57B56" w:rsidP="005C5A9F">
            <w:pPr>
              <w:pStyle w:val="Compact"/>
            </w:pPr>
            <w:r>
              <w:t>Direct mapping</w:t>
            </w:r>
          </w:p>
        </w:tc>
      </w:tr>
      <w:tr w:rsidR="00C57B56" w14:paraId="72A18AED" w14:textId="77777777" w:rsidTr="0095362F">
        <w:tc>
          <w:tcPr>
            <w:tcW w:w="1800" w:type="dxa"/>
          </w:tcPr>
          <w:p w14:paraId="65692FCD" w14:textId="77777777" w:rsidR="00C57B56" w:rsidRDefault="00C57B56" w:rsidP="005C5A9F">
            <w:pPr>
              <w:pStyle w:val="Compact"/>
            </w:pPr>
            <w:r>
              <w:t>grp</w:t>
            </w:r>
          </w:p>
        </w:tc>
        <w:tc>
          <w:tcPr>
            <w:tcW w:w="2430" w:type="dxa"/>
          </w:tcPr>
          <w:p w14:paraId="0F5BC3F6" w14:textId="77777777" w:rsidR="00C57B56" w:rsidRDefault="00C57B56" w:rsidP="005C5A9F">
            <w:pPr>
              <w:pStyle w:val="Compact"/>
            </w:pPr>
            <w:r>
              <w:t>elev_min</w:t>
            </w:r>
          </w:p>
        </w:tc>
        <w:tc>
          <w:tcPr>
            <w:tcW w:w="2084" w:type="dxa"/>
          </w:tcPr>
          <w:p w14:paraId="4E796AD7" w14:textId="77777777" w:rsidR="00C57B56" w:rsidRDefault="00C57B56" w:rsidP="005C5A9F">
            <w:pPr>
              <w:pStyle w:val="Compact"/>
            </w:pPr>
            <w:r>
              <w:t>epfd_param</w:t>
            </w:r>
          </w:p>
        </w:tc>
        <w:tc>
          <w:tcPr>
            <w:tcW w:w="2084" w:type="dxa"/>
          </w:tcPr>
          <w:p w14:paraId="230495F8" w14:textId="77777777" w:rsidR="00C57B56" w:rsidRDefault="00C57B56" w:rsidP="005C5A9F">
            <w:pPr>
              <w:pStyle w:val="Compact"/>
            </w:pPr>
            <w:r>
              <w:t>elev_min</w:t>
            </w:r>
          </w:p>
        </w:tc>
        <w:tc>
          <w:tcPr>
            <w:tcW w:w="2402" w:type="dxa"/>
          </w:tcPr>
          <w:p w14:paraId="01FA1919" w14:textId="77777777" w:rsidR="00C57B56" w:rsidRDefault="00C57B56" w:rsidP="005C5A9F">
            <w:pPr>
              <w:pStyle w:val="Compact"/>
            </w:pPr>
            <w:r>
              <w:t>Now scenario-specific</w:t>
            </w:r>
          </w:p>
        </w:tc>
      </w:tr>
      <w:tr w:rsidR="00C57B56" w14:paraId="12908272" w14:textId="77777777" w:rsidTr="0095362F">
        <w:tc>
          <w:tcPr>
            <w:tcW w:w="1800" w:type="dxa"/>
          </w:tcPr>
          <w:p w14:paraId="3A5BA4CE" w14:textId="77777777" w:rsidR="00C57B56" w:rsidRDefault="00C57B56" w:rsidP="005C5A9F">
            <w:pPr>
              <w:pStyle w:val="Compact"/>
            </w:pPr>
            <w:r>
              <w:t>grp</w:t>
            </w:r>
          </w:p>
        </w:tc>
        <w:tc>
          <w:tcPr>
            <w:tcW w:w="2430" w:type="dxa"/>
          </w:tcPr>
          <w:p w14:paraId="68CE433B" w14:textId="77777777" w:rsidR="00C57B56" w:rsidRDefault="00C57B56" w:rsidP="005C5A9F">
            <w:pPr>
              <w:pStyle w:val="Compact"/>
            </w:pPr>
            <w:r>
              <w:t>freq_min, freq_max</w:t>
            </w:r>
          </w:p>
        </w:tc>
        <w:tc>
          <w:tcPr>
            <w:tcW w:w="2084" w:type="dxa"/>
          </w:tcPr>
          <w:p w14:paraId="4BF62AD0" w14:textId="77777777" w:rsidR="00C57B56" w:rsidRDefault="00C57B56" w:rsidP="005C5A9F">
            <w:pPr>
              <w:pStyle w:val="Compact"/>
            </w:pPr>
            <w:r>
              <w:t>epfd_freq</w:t>
            </w:r>
          </w:p>
        </w:tc>
        <w:tc>
          <w:tcPr>
            <w:tcW w:w="2084" w:type="dxa"/>
          </w:tcPr>
          <w:p w14:paraId="3DD55B7C" w14:textId="77777777" w:rsidR="00C57B56" w:rsidRDefault="00C57B56" w:rsidP="005C5A9F">
            <w:pPr>
              <w:pStyle w:val="Compact"/>
            </w:pPr>
            <w:r>
              <w:t>freq_min, freq_max</w:t>
            </w:r>
          </w:p>
        </w:tc>
        <w:tc>
          <w:tcPr>
            <w:tcW w:w="2402" w:type="dxa"/>
          </w:tcPr>
          <w:p w14:paraId="3D23696E" w14:textId="77777777" w:rsidR="00C57B56" w:rsidRDefault="00C57B56" w:rsidP="005C5A9F">
            <w:pPr>
              <w:pStyle w:val="Compact"/>
            </w:pPr>
            <w:r>
              <w:t>Multiple ranges supported</w:t>
            </w:r>
          </w:p>
        </w:tc>
      </w:tr>
      <w:tr w:rsidR="00C57B56" w14:paraId="127B2606" w14:textId="77777777" w:rsidTr="0095362F">
        <w:tc>
          <w:tcPr>
            <w:tcW w:w="1800" w:type="dxa"/>
          </w:tcPr>
          <w:p w14:paraId="4CE90EF4" w14:textId="77777777" w:rsidR="00C57B56" w:rsidRDefault="00C57B56" w:rsidP="005C5A9F">
            <w:pPr>
              <w:pStyle w:val="Compact"/>
            </w:pPr>
            <w:r>
              <w:t>orbit</w:t>
            </w:r>
          </w:p>
        </w:tc>
        <w:tc>
          <w:tcPr>
            <w:tcW w:w="2430" w:type="dxa"/>
          </w:tcPr>
          <w:p w14:paraId="23EF81AE" w14:textId="77777777" w:rsidR="00C57B56" w:rsidRDefault="00C57B56" w:rsidP="005C5A9F">
            <w:pPr>
              <w:pStyle w:val="Compact"/>
            </w:pPr>
            <w:r>
              <w:t>apog+apog_exp</w:t>
            </w:r>
          </w:p>
        </w:tc>
        <w:tc>
          <w:tcPr>
            <w:tcW w:w="2084" w:type="dxa"/>
          </w:tcPr>
          <w:p w14:paraId="364EBE4A" w14:textId="77777777" w:rsidR="00C57B56" w:rsidRDefault="00C57B56" w:rsidP="005C5A9F">
            <w:pPr>
              <w:pStyle w:val="Compact"/>
            </w:pPr>
            <w:r>
              <w:t>orbit</w:t>
            </w:r>
          </w:p>
        </w:tc>
        <w:tc>
          <w:tcPr>
            <w:tcW w:w="2084" w:type="dxa"/>
          </w:tcPr>
          <w:p w14:paraId="05E6DAB4" w14:textId="77777777" w:rsidR="00C57B56" w:rsidRDefault="00C57B56" w:rsidP="005C5A9F">
            <w:pPr>
              <w:pStyle w:val="Compact"/>
            </w:pPr>
            <w:r>
              <w:t>apog_km</w:t>
            </w:r>
          </w:p>
        </w:tc>
        <w:tc>
          <w:tcPr>
            <w:tcW w:w="2402" w:type="dxa"/>
          </w:tcPr>
          <w:p w14:paraId="0460D940" w14:textId="77777777" w:rsidR="00C57B56" w:rsidRDefault="00C57B56" w:rsidP="005C5A9F">
            <w:pPr>
              <w:pStyle w:val="Compact"/>
            </w:pPr>
            <w:r>
              <w:rPr>
                <w:b/>
                <w:bCs/>
              </w:rPr>
              <w:t>Simplified format</w:t>
            </w:r>
          </w:p>
        </w:tc>
      </w:tr>
      <w:tr w:rsidR="00C57B56" w14:paraId="1A114E63" w14:textId="77777777" w:rsidTr="0095362F">
        <w:tc>
          <w:tcPr>
            <w:tcW w:w="1800" w:type="dxa"/>
          </w:tcPr>
          <w:p w14:paraId="196E6962" w14:textId="77777777" w:rsidR="00C57B56" w:rsidRDefault="00C57B56" w:rsidP="005C5A9F">
            <w:pPr>
              <w:pStyle w:val="Compact"/>
            </w:pPr>
            <w:r>
              <w:t>orbit</w:t>
            </w:r>
          </w:p>
        </w:tc>
        <w:tc>
          <w:tcPr>
            <w:tcW w:w="2430" w:type="dxa"/>
          </w:tcPr>
          <w:p w14:paraId="3BCD86BB" w14:textId="77777777" w:rsidR="00C57B56" w:rsidRDefault="00C57B56" w:rsidP="005C5A9F">
            <w:pPr>
              <w:pStyle w:val="Compact"/>
            </w:pPr>
            <w:r>
              <w:t>perig+perig_exp</w:t>
            </w:r>
          </w:p>
        </w:tc>
        <w:tc>
          <w:tcPr>
            <w:tcW w:w="2084" w:type="dxa"/>
          </w:tcPr>
          <w:p w14:paraId="56B67B44" w14:textId="77777777" w:rsidR="00C57B56" w:rsidRDefault="00C57B56" w:rsidP="005C5A9F">
            <w:pPr>
              <w:pStyle w:val="Compact"/>
            </w:pPr>
            <w:r>
              <w:t>orbit</w:t>
            </w:r>
          </w:p>
        </w:tc>
        <w:tc>
          <w:tcPr>
            <w:tcW w:w="2084" w:type="dxa"/>
          </w:tcPr>
          <w:p w14:paraId="31A3B68C" w14:textId="77777777" w:rsidR="00C57B56" w:rsidRDefault="00C57B56" w:rsidP="005C5A9F">
            <w:pPr>
              <w:pStyle w:val="Compact"/>
            </w:pPr>
            <w:r>
              <w:t>perig_km</w:t>
            </w:r>
          </w:p>
        </w:tc>
        <w:tc>
          <w:tcPr>
            <w:tcW w:w="2402" w:type="dxa"/>
          </w:tcPr>
          <w:p w14:paraId="709EE057" w14:textId="77777777" w:rsidR="00C57B56" w:rsidRDefault="00C57B56" w:rsidP="005C5A9F">
            <w:pPr>
              <w:pStyle w:val="Compact"/>
            </w:pPr>
            <w:r>
              <w:rPr>
                <w:b/>
                <w:bCs/>
              </w:rPr>
              <w:t>Simplified format</w:t>
            </w:r>
          </w:p>
        </w:tc>
      </w:tr>
      <w:tr w:rsidR="00C57B56" w14:paraId="090B81E1" w14:textId="77777777" w:rsidTr="0095362F">
        <w:tc>
          <w:tcPr>
            <w:tcW w:w="1800" w:type="dxa"/>
          </w:tcPr>
          <w:p w14:paraId="24F8EB48" w14:textId="77777777" w:rsidR="00C57B56" w:rsidRDefault="00C57B56" w:rsidP="005C5A9F">
            <w:pPr>
              <w:pStyle w:val="Compact"/>
            </w:pPr>
            <w:r>
              <w:t>orbit</w:t>
            </w:r>
          </w:p>
        </w:tc>
        <w:tc>
          <w:tcPr>
            <w:tcW w:w="2430" w:type="dxa"/>
          </w:tcPr>
          <w:p w14:paraId="7C66EF49" w14:textId="77777777" w:rsidR="00C57B56" w:rsidRDefault="00C57B56" w:rsidP="005C5A9F">
            <w:pPr>
              <w:pStyle w:val="Compact"/>
            </w:pPr>
            <w:r>
              <w:t>op_ht+op_ht_exp</w:t>
            </w:r>
          </w:p>
        </w:tc>
        <w:tc>
          <w:tcPr>
            <w:tcW w:w="2084" w:type="dxa"/>
          </w:tcPr>
          <w:p w14:paraId="13F6C453" w14:textId="77777777" w:rsidR="00C57B56" w:rsidRDefault="00C57B56" w:rsidP="005C5A9F">
            <w:pPr>
              <w:pStyle w:val="Compact"/>
            </w:pPr>
            <w:r>
              <w:t>orbit</w:t>
            </w:r>
          </w:p>
        </w:tc>
        <w:tc>
          <w:tcPr>
            <w:tcW w:w="2084" w:type="dxa"/>
          </w:tcPr>
          <w:p w14:paraId="7CD660EA" w14:textId="77777777" w:rsidR="00C57B56" w:rsidRDefault="00C57B56" w:rsidP="005C5A9F">
            <w:pPr>
              <w:pStyle w:val="Compact"/>
            </w:pPr>
            <w:r>
              <w:t>op_ht_km</w:t>
            </w:r>
          </w:p>
        </w:tc>
        <w:tc>
          <w:tcPr>
            <w:tcW w:w="2402" w:type="dxa"/>
          </w:tcPr>
          <w:p w14:paraId="4750FD20" w14:textId="77777777" w:rsidR="00C57B56" w:rsidRDefault="00C57B56" w:rsidP="005C5A9F">
            <w:pPr>
              <w:pStyle w:val="Compact"/>
            </w:pPr>
            <w:r>
              <w:rPr>
                <w:b/>
                <w:bCs/>
              </w:rPr>
              <w:t>Simplified format</w:t>
            </w:r>
          </w:p>
        </w:tc>
      </w:tr>
    </w:tbl>
    <w:p w14:paraId="198252A2" w14:textId="77777777" w:rsidR="00C57B56" w:rsidRDefault="00C57B56" w:rsidP="00C57B56">
      <w:pPr>
        <w:pStyle w:val="Heading3"/>
      </w:pPr>
      <w:bookmarkStart w:id="151" w:name="_Toc228378715"/>
      <w:bookmarkStart w:id="152" w:name="_Toc228382296"/>
      <w:bookmarkStart w:id="153" w:name="b.2-key-changes"/>
      <w:bookmarkEnd w:id="150"/>
      <w:r>
        <w:t>B.2 Key Changes</w:t>
      </w:r>
      <w:bookmarkEnd w:id="151"/>
      <w:bookmarkEnd w:id="152"/>
    </w:p>
    <w:p w14:paraId="37A8C5AD" w14:textId="77777777" w:rsidR="00C57B56" w:rsidRDefault="00C57B56" w:rsidP="005C2DDC">
      <w:pPr>
        <w:pStyle w:val="Compact"/>
        <w:numPr>
          <w:ilvl w:val="0"/>
          <w:numId w:val="43"/>
        </w:numPr>
        <w:ind w:hanging="360"/>
      </w:pPr>
      <w:r>
        <w:rPr>
          <w:b/>
          <w:bCs/>
        </w:rPr>
        <w:t>Scenario-based organization</w:t>
      </w:r>
      <w:r>
        <w:t>: Parameters previously global are now scenario-specific</w:t>
      </w:r>
    </w:p>
    <w:p w14:paraId="60B459DC" w14:textId="77777777" w:rsidR="00C57B56" w:rsidRDefault="00C57B56" w:rsidP="005C2DDC">
      <w:pPr>
        <w:pStyle w:val="Compact"/>
        <w:numPr>
          <w:ilvl w:val="0"/>
          <w:numId w:val="43"/>
        </w:numPr>
        <w:ind w:hanging="360"/>
      </w:pPr>
      <w:r>
        <w:rPr>
          <w:b/>
          <w:bCs/>
        </w:rPr>
        <w:t>orbit_set_id added</w:t>
      </w:r>
      <w:r>
        <w:t>: Enables multiple orbital configurations</w:t>
      </w:r>
    </w:p>
    <w:p w14:paraId="01E828DD" w14:textId="77777777" w:rsidR="00C57B56" w:rsidRDefault="00C57B56" w:rsidP="005C2DDC">
      <w:pPr>
        <w:pStyle w:val="Compact"/>
        <w:numPr>
          <w:ilvl w:val="0"/>
          <w:numId w:val="43"/>
        </w:numPr>
        <w:ind w:hanging="360"/>
      </w:pPr>
      <w:r>
        <w:rPr>
          <w:b/>
          <w:bCs/>
        </w:rPr>
        <w:t>Simplified altitude parameters</w:t>
      </w:r>
      <w:r>
        <w:t>: No exponent fields needed</w:t>
      </w:r>
    </w:p>
    <w:p w14:paraId="427454E4" w14:textId="77777777" w:rsidR="00C57B56" w:rsidRDefault="00C57B56" w:rsidP="005C2DDC">
      <w:pPr>
        <w:pStyle w:val="Compact"/>
        <w:numPr>
          <w:ilvl w:val="0"/>
          <w:numId w:val="43"/>
        </w:numPr>
        <w:ind w:hanging="360"/>
      </w:pPr>
      <w:r>
        <w:rPr>
          <w:b/>
          <w:bCs/>
        </w:rPr>
        <w:t>Enhanced linking</w:t>
      </w:r>
      <w:r>
        <w:t>: More flexible mask and satellite associations</w:t>
      </w:r>
    </w:p>
    <w:p w14:paraId="03E987ED" w14:textId="77777777" w:rsidR="00C57B56" w:rsidRDefault="00C57B56" w:rsidP="00C57B56"/>
    <w:p w14:paraId="31103217" w14:textId="77777777" w:rsidR="00C57B56" w:rsidRDefault="00C57B56">
      <w:pPr>
        <w:rPr>
          <w:rFonts w:asciiTheme="majorHAnsi" w:eastAsiaTheme="majorEastAsia" w:hAnsiTheme="majorHAnsi" w:cstheme="majorBidi"/>
          <w:b/>
          <w:bCs/>
          <w:color w:val="4F81BD" w:themeColor="accent1"/>
          <w:sz w:val="28"/>
          <w:szCs w:val="28"/>
        </w:rPr>
      </w:pPr>
      <w:bookmarkStart w:id="154" w:name="X76cdd727d3ca638317745cb3e0c0d7f8c685e3c"/>
      <w:bookmarkEnd w:id="146"/>
      <w:bookmarkEnd w:id="153"/>
      <w:r>
        <w:br w:type="page"/>
      </w:r>
    </w:p>
    <w:p w14:paraId="555E6F86" w14:textId="77777777" w:rsidR="00C57B56" w:rsidRDefault="00C57B56" w:rsidP="00C57B56">
      <w:pPr>
        <w:pStyle w:val="Heading2"/>
      </w:pPr>
      <w:bookmarkStart w:id="155" w:name="_Toc228382297"/>
      <w:r>
        <w:lastRenderedPageBreak/>
        <w:t>Appendix 1C: Reference to S.1503-4 Sections</w:t>
      </w:r>
      <w:bookmarkEnd w:id="155"/>
    </w:p>
    <w:p w14:paraId="22E95959" w14:textId="77777777" w:rsidR="00C57B56" w:rsidRDefault="00C57B56" w:rsidP="00C57B56">
      <w:pPr>
        <w:pStyle w:val="Heading3"/>
      </w:pPr>
      <w:bookmarkStart w:id="156" w:name="_Toc228378717"/>
      <w:bookmarkStart w:id="157" w:name="_Toc228382298"/>
      <w:bookmarkStart w:id="158" w:name="c.1-database-parameter-mapping"/>
      <w:r>
        <w:t>C.1 Database Parameter Mapping</w:t>
      </w:r>
      <w:bookmarkEnd w:id="156"/>
      <w:bookmarkEnd w:id="157"/>
    </w:p>
    <w:tbl>
      <w:tblPr>
        <w:tblStyle w:val="Table"/>
        <w:tblW w:w="5000" w:type="pct"/>
        <w:tblLayout w:type="fixed"/>
        <w:tblLook w:val="0020" w:firstRow="1" w:lastRow="0" w:firstColumn="0" w:lastColumn="0" w:noHBand="0" w:noVBand="0"/>
      </w:tblPr>
      <w:tblGrid>
        <w:gridCol w:w="4050"/>
        <w:gridCol w:w="2475"/>
        <w:gridCol w:w="4275"/>
      </w:tblGrid>
      <w:tr w:rsidR="00C57B56" w14:paraId="210DB691" w14:textId="77777777" w:rsidTr="005C5A9F">
        <w:trPr>
          <w:cnfStyle w:val="100000000000" w:firstRow="1" w:lastRow="0" w:firstColumn="0" w:lastColumn="0" w:oddVBand="0" w:evenVBand="0" w:oddHBand="0" w:evenHBand="0" w:firstRowFirstColumn="0" w:firstRowLastColumn="0" w:lastRowFirstColumn="0" w:lastRowLastColumn="0"/>
          <w:tblHeader/>
        </w:trPr>
        <w:tc>
          <w:tcPr>
            <w:tcW w:w="2970" w:type="dxa"/>
          </w:tcPr>
          <w:p w14:paraId="6D1573DC" w14:textId="77777777" w:rsidR="00C57B56" w:rsidRDefault="00C57B56" w:rsidP="005C5A9F">
            <w:pPr>
              <w:pStyle w:val="Compact"/>
            </w:pPr>
            <w:r>
              <w:t>S.1503-4 Section</w:t>
            </w:r>
          </w:p>
        </w:tc>
        <w:tc>
          <w:tcPr>
            <w:tcW w:w="1815" w:type="dxa"/>
          </w:tcPr>
          <w:p w14:paraId="6B0AB887" w14:textId="77777777" w:rsidR="00C57B56" w:rsidRDefault="00C57B56" w:rsidP="005C5A9F">
            <w:pPr>
              <w:pStyle w:val="Compact"/>
            </w:pPr>
            <w:r>
              <w:t>Parameter</w:t>
            </w:r>
          </w:p>
        </w:tc>
        <w:tc>
          <w:tcPr>
            <w:tcW w:w="3135" w:type="dxa"/>
          </w:tcPr>
          <w:p w14:paraId="15560BC1" w14:textId="77777777" w:rsidR="00C57B56" w:rsidRDefault="00C57B56" w:rsidP="005C5A9F">
            <w:pPr>
              <w:pStyle w:val="Compact"/>
            </w:pPr>
            <w:r>
              <w:t>Database Location</w:t>
            </w:r>
          </w:p>
        </w:tc>
      </w:tr>
      <w:tr w:rsidR="00C57B56" w14:paraId="26AEBF0E" w14:textId="77777777" w:rsidTr="005C5A9F">
        <w:tc>
          <w:tcPr>
            <w:tcW w:w="2970" w:type="dxa"/>
          </w:tcPr>
          <w:p w14:paraId="2621AF25" w14:textId="77777777" w:rsidR="00C57B56" w:rsidRDefault="00C57B56" w:rsidP="005C5A9F">
            <w:pPr>
              <w:pStyle w:val="Compact"/>
            </w:pPr>
            <w:r>
              <w:t>§B3.1</w:t>
            </w:r>
          </w:p>
        </w:tc>
        <w:tc>
          <w:tcPr>
            <w:tcW w:w="1815" w:type="dxa"/>
          </w:tcPr>
          <w:p w14:paraId="7548E971" w14:textId="77777777" w:rsidR="00C57B56" w:rsidRDefault="00C57B56" w:rsidP="005C5A9F">
            <w:pPr>
              <w:pStyle w:val="Compact"/>
            </w:pPr>
            <w:r>
              <w:t>N_sat</w:t>
            </w:r>
          </w:p>
        </w:tc>
        <w:tc>
          <w:tcPr>
            <w:tcW w:w="3135" w:type="dxa"/>
          </w:tcPr>
          <w:p w14:paraId="09308D70" w14:textId="77777777" w:rsidR="00C57B56" w:rsidRDefault="00C57B56" w:rsidP="005C5A9F">
            <w:pPr>
              <w:pStyle w:val="Compact"/>
            </w:pPr>
            <w:r>
              <w:t>orbit.nbr_sat_pl (sum across planes)</w:t>
            </w:r>
          </w:p>
        </w:tc>
      </w:tr>
      <w:tr w:rsidR="00C57B56" w14:paraId="150928B2" w14:textId="77777777" w:rsidTr="005C5A9F">
        <w:tc>
          <w:tcPr>
            <w:tcW w:w="2970" w:type="dxa"/>
          </w:tcPr>
          <w:p w14:paraId="18E44CDD" w14:textId="77777777" w:rsidR="00C57B56" w:rsidRDefault="00C57B56" w:rsidP="005C5A9F">
            <w:pPr>
              <w:pStyle w:val="Compact"/>
            </w:pPr>
            <w:r>
              <w:t>§B3.1</w:t>
            </w:r>
          </w:p>
        </w:tc>
        <w:tc>
          <w:tcPr>
            <w:tcW w:w="1815" w:type="dxa"/>
          </w:tcPr>
          <w:p w14:paraId="0965666C" w14:textId="77777777" w:rsidR="00C57B56" w:rsidRDefault="00C57B56" w:rsidP="005C5A9F">
            <w:pPr>
              <w:pStyle w:val="Compact"/>
            </w:pPr>
            <w:r>
              <w:t>H_MIN</w:t>
            </w:r>
          </w:p>
        </w:tc>
        <w:tc>
          <w:tcPr>
            <w:tcW w:w="3135" w:type="dxa"/>
          </w:tcPr>
          <w:p w14:paraId="1216F030" w14:textId="77777777" w:rsidR="00C57B56" w:rsidRDefault="00C57B56" w:rsidP="005C5A9F">
            <w:pPr>
              <w:pStyle w:val="Compact"/>
            </w:pPr>
            <w:r>
              <w:t>orbit.op_ht_km</w:t>
            </w:r>
          </w:p>
        </w:tc>
      </w:tr>
      <w:tr w:rsidR="00C57B56" w14:paraId="4C46A127" w14:textId="77777777" w:rsidTr="005C5A9F">
        <w:tc>
          <w:tcPr>
            <w:tcW w:w="2970" w:type="dxa"/>
          </w:tcPr>
          <w:p w14:paraId="1B6B048A" w14:textId="77777777" w:rsidR="00C57B56" w:rsidRDefault="00C57B56" w:rsidP="005C5A9F">
            <w:pPr>
              <w:pStyle w:val="Compact"/>
            </w:pPr>
            <w:r>
              <w:t>§B3.1</w:t>
            </w:r>
          </w:p>
        </w:tc>
        <w:tc>
          <w:tcPr>
            <w:tcW w:w="1815" w:type="dxa"/>
          </w:tcPr>
          <w:p w14:paraId="7399EDBC" w14:textId="77777777" w:rsidR="00C57B56" w:rsidRDefault="00C57B56" w:rsidP="005C5A9F">
            <w:pPr>
              <w:pStyle w:val="Compact"/>
            </w:pPr>
            <w:r>
              <w:t>DoesRepeat</w:t>
            </w:r>
          </w:p>
        </w:tc>
        <w:tc>
          <w:tcPr>
            <w:tcW w:w="3135" w:type="dxa"/>
          </w:tcPr>
          <w:p w14:paraId="734229B3" w14:textId="77777777" w:rsidR="00C57B56" w:rsidRDefault="00C57B56" w:rsidP="005C5A9F">
            <w:pPr>
              <w:pStyle w:val="Compact"/>
            </w:pPr>
            <w:r>
              <w:t>orbit.f_stn_keep</w:t>
            </w:r>
          </w:p>
        </w:tc>
      </w:tr>
      <w:tr w:rsidR="00C57B56" w14:paraId="10D9A66C" w14:textId="77777777" w:rsidTr="005C5A9F">
        <w:tc>
          <w:tcPr>
            <w:tcW w:w="2970" w:type="dxa"/>
          </w:tcPr>
          <w:p w14:paraId="4CA12903" w14:textId="77777777" w:rsidR="00C57B56" w:rsidRDefault="00C57B56" w:rsidP="005C5A9F">
            <w:pPr>
              <w:pStyle w:val="Compact"/>
            </w:pPr>
            <w:r>
              <w:t>§B3.1</w:t>
            </w:r>
          </w:p>
        </w:tc>
        <w:tc>
          <w:tcPr>
            <w:tcW w:w="1815" w:type="dxa"/>
          </w:tcPr>
          <w:p w14:paraId="5DAF3BBE" w14:textId="77777777" w:rsidR="00C57B56" w:rsidRDefault="00C57B56" w:rsidP="005C5A9F">
            <w:pPr>
              <w:pStyle w:val="Compact"/>
            </w:pPr>
            <w:r>
              <w:t>W_delta</w:t>
            </w:r>
          </w:p>
        </w:tc>
        <w:tc>
          <w:tcPr>
            <w:tcW w:w="3135" w:type="dxa"/>
          </w:tcPr>
          <w:p w14:paraId="2693D831" w14:textId="77777777" w:rsidR="00C57B56" w:rsidRDefault="00C57B56" w:rsidP="005C5A9F">
            <w:pPr>
              <w:pStyle w:val="Compact"/>
            </w:pPr>
            <w:r>
              <w:t>orbit.keep_rnge</w:t>
            </w:r>
          </w:p>
        </w:tc>
      </w:tr>
      <w:tr w:rsidR="00C57B56" w:rsidRPr="00040622" w14:paraId="3EC49CB9" w14:textId="77777777" w:rsidTr="005C5A9F">
        <w:tc>
          <w:tcPr>
            <w:tcW w:w="2970" w:type="dxa"/>
          </w:tcPr>
          <w:p w14:paraId="08D22FD1" w14:textId="77777777" w:rsidR="00C57B56" w:rsidRDefault="00C57B56" w:rsidP="005C5A9F">
            <w:pPr>
              <w:pStyle w:val="Compact"/>
            </w:pPr>
            <w:r>
              <w:t>§B3.1</w:t>
            </w:r>
          </w:p>
        </w:tc>
        <w:tc>
          <w:tcPr>
            <w:tcW w:w="1815" w:type="dxa"/>
          </w:tcPr>
          <w:p w14:paraId="02810958" w14:textId="77777777" w:rsidR="00C57B56" w:rsidRDefault="00C57B56" w:rsidP="005C5A9F">
            <w:pPr>
              <w:pStyle w:val="Compact"/>
            </w:pPr>
            <w:r>
              <w:t>MIN_EXCLUDE</w:t>
            </w:r>
          </w:p>
        </w:tc>
        <w:tc>
          <w:tcPr>
            <w:tcW w:w="3135" w:type="dxa"/>
          </w:tcPr>
          <w:p w14:paraId="2B503316" w14:textId="77777777" w:rsidR="00C57B56" w:rsidRPr="00F47FD6" w:rsidRDefault="00C57B56" w:rsidP="005C5A9F">
            <w:pPr>
              <w:pStyle w:val="Compact"/>
              <w:rPr>
                <w:lang w:val="fr-FR"/>
              </w:rPr>
            </w:pPr>
            <w:r>
              <w:rPr>
                <w:lang w:val="fr-FR"/>
              </w:rPr>
              <w:t>epfd_param.x_zone or XML</w:t>
            </w:r>
          </w:p>
        </w:tc>
      </w:tr>
      <w:tr w:rsidR="00C57B56" w14:paraId="60FE6982" w14:textId="77777777" w:rsidTr="005C5A9F">
        <w:tc>
          <w:tcPr>
            <w:tcW w:w="2970" w:type="dxa"/>
          </w:tcPr>
          <w:p w14:paraId="17BD4BDD" w14:textId="77777777" w:rsidR="00C57B56" w:rsidRDefault="00C57B56" w:rsidP="005C5A9F">
            <w:pPr>
              <w:pStyle w:val="Compact"/>
            </w:pPr>
            <w:r>
              <w:t>§B3.1</w:t>
            </w:r>
          </w:p>
        </w:tc>
        <w:tc>
          <w:tcPr>
            <w:tcW w:w="1815" w:type="dxa"/>
          </w:tcPr>
          <w:p w14:paraId="54140AEA" w14:textId="77777777" w:rsidR="00C57B56" w:rsidRDefault="00C57B56" w:rsidP="005C5A9F">
            <w:pPr>
              <w:pStyle w:val="Compact"/>
            </w:pPr>
            <w:r>
              <w:t>MIN_DURATION</w:t>
            </w:r>
          </w:p>
        </w:tc>
        <w:tc>
          <w:tcPr>
            <w:tcW w:w="3135" w:type="dxa"/>
          </w:tcPr>
          <w:p w14:paraId="1FF3A49A" w14:textId="77777777" w:rsidR="00C57B56" w:rsidRDefault="00C57B56" w:rsidP="005C5A9F">
            <w:pPr>
              <w:pStyle w:val="Compact"/>
            </w:pPr>
            <w:r>
              <w:t>XML (operating parameters)</w:t>
            </w:r>
          </w:p>
        </w:tc>
      </w:tr>
      <w:tr w:rsidR="00C57B56" w14:paraId="48638F3E" w14:textId="77777777" w:rsidTr="005C5A9F">
        <w:tc>
          <w:tcPr>
            <w:tcW w:w="2970" w:type="dxa"/>
          </w:tcPr>
          <w:p w14:paraId="1B227798" w14:textId="77777777" w:rsidR="00C57B56" w:rsidRDefault="00C57B56" w:rsidP="005C5A9F">
            <w:pPr>
              <w:pStyle w:val="Compact"/>
            </w:pPr>
            <w:r>
              <w:t>§B3.1</w:t>
            </w:r>
          </w:p>
        </w:tc>
        <w:tc>
          <w:tcPr>
            <w:tcW w:w="1815" w:type="dxa"/>
          </w:tcPr>
          <w:p w14:paraId="1452D41E" w14:textId="77777777" w:rsidR="00C57B56" w:rsidRDefault="00C57B56" w:rsidP="005C5A9F">
            <w:pPr>
              <w:pStyle w:val="Compact"/>
            </w:pPr>
            <w:r>
              <w:t>MAX_CO_FREQ</w:t>
            </w:r>
          </w:p>
        </w:tc>
        <w:tc>
          <w:tcPr>
            <w:tcW w:w="3135" w:type="dxa"/>
          </w:tcPr>
          <w:p w14:paraId="48A04AD4" w14:textId="77777777" w:rsidR="00C57B56" w:rsidRDefault="00C57B56" w:rsidP="005C5A9F">
            <w:pPr>
              <w:pStyle w:val="Compact"/>
            </w:pPr>
            <w:r>
              <w:t>XML (operating parameters) or sat_oper.nbr_op_sat</w:t>
            </w:r>
          </w:p>
        </w:tc>
      </w:tr>
      <w:tr w:rsidR="00C57B56" w14:paraId="4BEA2556" w14:textId="77777777" w:rsidTr="005C5A9F">
        <w:tc>
          <w:tcPr>
            <w:tcW w:w="2970" w:type="dxa"/>
          </w:tcPr>
          <w:p w14:paraId="2E7B0A67" w14:textId="77777777" w:rsidR="00C57B56" w:rsidRDefault="00C57B56" w:rsidP="005C5A9F">
            <w:pPr>
              <w:pStyle w:val="Compact"/>
            </w:pPr>
            <w:r>
              <w:t>§B3.1</w:t>
            </w:r>
          </w:p>
        </w:tc>
        <w:tc>
          <w:tcPr>
            <w:tcW w:w="1815" w:type="dxa"/>
          </w:tcPr>
          <w:p w14:paraId="414AD2D5" w14:textId="77777777" w:rsidR="00C57B56" w:rsidRDefault="00C57B56" w:rsidP="005C5A9F">
            <w:pPr>
              <w:pStyle w:val="Compact"/>
            </w:pPr>
            <w:r>
              <w:t>ES_DENSITY</w:t>
            </w:r>
          </w:p>
        </w:tc>
        <w:tc>
          <w:tcPr>
            <w:tcW w:w="3135" w:type="dxa"/>
          </w:tcPr>
          <w:p w14:paraId="6E86FECE" w14:textId="77777777" w:rsidR="00C57B56" w:rsidRDefault="00C57B56" w:rsidP="005C5A9F">
            <w:pPr>
              <w:pStyle w:val="Compact"/>
            </w:pPr>
            <w:r>
              <w:t>epfd_param.density</w:t>
            </w:r>
          </w:p>
        </w:tc>
      </w:tr>
      <w:tr w:rsidR="00C57B56" w14:paraId="0378FF49" w14:textId="77777777" w:rsidTr="005C5A9F">
        <w:tc>
          <w:tcPr>
            <w:tcW w:w="2970" w:type="dxa"/>
          </w:tcPr>
          <w:p w14:paraId="70A741DC" w14:textId="77777777" w:rsidR="00C57B56" w:rsidRDefault="00C57B56" w:rsidP="005C5A9F">
            <w:pPr>
              <w:pStyle w:val="Compact"/>
            </w:pPr>
            <w:r>
              <w:t>§B3.1</w:t>
            </w:r>
          </w:p>
        </w:tc>
        <w:tc>
          <w:tcPr>
            <w:tcW w:w="1815" w:type="dxa"/>
          </w:tcPr>
          <w:p w14:paraId="5B968B28" w14:textId="77777777" w:rsidR="00C57B56" w:rsidRDefault="00C57B56" w:rsidP="005C5A9F">
            <w:pPr>
              <w:pStyle w:val="Compact"/>
            </w:pPr>
            <w:r>
              <w:t>ES_DISTANCE</w:t>
            </w:r>
          </w:p>
        </w:tc>
        <w:tc>
          <w:tcPr>
            <w:tcW w:w="3135" w:type="dxa"/>
          </w:tcPr>
          <w:p w14:paraId="39656FA6" w14:textId="77777777" w:rsidR="00C57B56" w:rsidRDefault="00C57B56" w:rsidP="005C5A9F">
            <w:pPr>
              <w:pStyle w:val="Compact"/>
            </w:pPr>
            <w:r>
              <w:t>epfd_param.avg_dist</w:t>
            </w:r>
          </w:p>
        </w:tc>
      </w:tr>
      <w:tr w:rsidR="00C57B56" w14:paraId="0F5649A5" w14:textId="77777777" w:rsidTr="005C5A9F">
        <w:tc>
          <w:tcPr>
            <w:tcW w:w="2970" w:type="dxa"/>
          </w:tcPr>
          <w:p w14:paraId="53E64E0A" w14:textId="77777777" w:rsidR="00C57B56" w:rsidRDefault="00C57B56" w:rsidP="005C5A9F">
            <w:pPr>
              <w:pStyle w:val="Compact"/>
            </w:pPr>
            <w:r>
              <w:t>§B3.2</w:t>
            </w:r>
          </w:p>
        </w:tc>
        <w:tc>
          <w:tcPr>
            <w:tcW w:w="1815" w:type="dxa"/>
          </w:tcPr>
          <w:p w14:paraId="454CAA27" w14:textId="77777777" w:rsidR="00C57B56" w:rsidRDefault="00C57B56" w:rsidP="005C5A9F">
            <w:pPr>
              <w:pStyle w:val="Compact"/>
            </w:pPr>
            <w:r>
              <w:t>A[N]</w:t>
            </w:r>
          </w:p>
        </w:tc>
        <w:tc>
          <w:tcPr>
            <w:tcW w:w="3135" w:type="dxa"/>
          </w:tcPr>
          <w:p w14:paraId="29286FD0" w14:textId="77777777" w:rsidR="00C57B56" w:rsidRDefault="00C57B56" w:rsidP="005C5A9F">
            <w:pPr>
              <w:pStyle w:val="Compact"/>
            </w:pPr>
            <w:r>
              <w:t>orbit: calculated from apog_km, perig_km</w:t>
            </w:r>
          </w:p>
        </w:tc>
      </w:tr>
      <w:tr w:rsidR="00C57B56" w14:paraId="31FE3019" w14:textId="77777777" w:rsidTr="005C5A9F">
        <w:tc>
          <w:tcPr>
            <w:tcW w:w="2970" w:type="dxa"/>
          </w:tcPr>
          <w:p w14:paraId="7C53F290" w14:textId="77777777" w:rsidR="00C57B56" w:rsidRDefault="00C57B56" w:rsidP="005C5A9F">
            <w:pPr>
              <w:pStyle w:val="Compact"/>
            </w:pPr>
            <w:r>
              <w:t>§B3.2</w:t>
            </w:r>
          </w:p>
        </w:tc>
        <w:tc>
          <w:tcPr>
            <w:tcW w:w="1815" w:type="dxa"/>
          </w:tcPr>
          <w:p w14:paraId="3B8D8449" w14:textId="77777777" w:rsidR="00C57B56" w:rsidRDefault="00C57B56" w:rsidP="005C5A9F">
            <w:pPr>
              <w:pStyle w:val="Compact"/>
            </w:pPr>
            <w:r>
              <w:t>E[N]</w:t>
            </w:r>
          </w:p>
        </w:tc>
        <w:tc>
          <w:tcPr>
            <w:tcW w:w="3135" w:type="dxa"/>
          </w:tcPr>
          <w:p w14:paraId="3F18B5AB" w14:textId="77777777" w:rsidR="00C57B56" w:rsidRDefault="00C57B56" w:rsidP="005C5A9F">
            <w:pPr>
              <w:pStyle w:val="Compact"/>
            </w:pPr>
            <w:r>
              <w:t>orbit: calculated from apog_km, perig_km</w:t>
            </w:r>
          </w:p>
        </w:tc>
      </w:tr>
      <w:tr w:rsidR="00C57B56" w14:paraId="63416F07" w14:textId="77777777" w:rsidTr="005C5A9F">
        <w:tc>
          <w:tcPr>
            <w:tcW w:w="2970" w:type="dxa"/>
          </w:tcPr>
          <w:p w14:paraId="7F87F3CA" w14:textId="77777777" w:rsidR="00C57B56" w:rsidRDefault="00C57B56" w:rsidP="005C5A9F">
            <w:pPr>
              <w:pStyle w:val="Compact"/>
            </w:pPr>
            <w:r>
              <w:t>§B3.2</w:t>
            </w:r>
          </w:p>
        </w:tc>
        <w:tc>
          <w:tcPr>
            <w:tcW w:w="1815" w:type="dxa"/>
          </w:tcPr>
          <w:p w14:paraId="1DA07BE1" w14:textId="77777777" w:rsidR="00C57B56" w:rsidRDefault="00C57B56" w:rsidP="005C5A9F">
            <w:pPr>
              <w:pStyle w:val="Compact"/>
            </w:pPr>
            <w:r>
              <w:t>I[N]</w:t>
            </w:r>
          </w:p>
        </w:tc>
        <w:tc>
          <w:tcPr>
            <w:tcW w:w="3135" w:type="dxa"/>
          </w:tcPr>
          <w:p w14:paraId="30BD2501" w14:textId="77777777" w:rsidR="00C57B56" w:rsidRDefault="00C57B56" w:rsidP="005C5A9F">
            <w:pPr>
              <w:pStyle w:val="Compact"/>
            </w:pPr>
            <w:r>
              <w:t>orbit.inclin_ang</w:t>
            </w:r>
          </w:p>
        </w:tc>
      </w:tr>
      <w:tr w:rsidR="00C57B56" w14:paraId="5D954073" w14:textId="77777777" w:rsidTr="005C5A9F">
        <w:tc>
          <w:tcPr>
            <w:tcW w:w="2970" w:type="dxa"/>
          </w:tcPr>
          <w:p w14:paraId="604D4D50" w14:textId="77777777" w:rsidR="00C57B56" w:rsidRDefault="00C57B56" w:rsidP="005C5A9F">
            <w:pPr>
              <w:pStyle w:val="Compact"/>
            </w:pPr>
            <w:r>
              <w:t>§B3.2</w:t>
            </w:r>
          </w:p>
        </w:tc>
        <w:tc>
          <w:tcPr>
            <w:tcW w:w="1815" w:type="dxa"/>
          </w:tcPr>
          <w:p w14:paraId="109BD3E0" w14:textId="77777777" w:rsidR="00C57B56" w:rsidRDefault="00C57B56" w:rsidP="005C5A9F">
            <w:pPr>
              <w:pStyle w:val="Compact"/>
            </w:pPr>
            <w:r>
              <w:t>O[N]</w:t>
            </w:r>
          </w:p>
        </w:tc>
        <w:tc>
          <w:tcPr>
            <w:tcW w:w="3135" w:type="dxa"/>
          </w:tcPr>
          <w:p w14:paraId="451BFBBC" w14:textId="77777777" w:rsidR="00C57B56" w:rsidRDefault="00C57B56" w:rsidP="005C5A9F">
            <w:pPr>
              <w:pStyle w:val="Compact"/>
            </w:pPr>
            <w:r>
              <w:t>orbit.long_asc</w:t>
            </w:r>
          </w:p>
        </w:tc>
      </w:tr>
      <w:tr w:rsidR="00C57B56" w14:paraId="7644CDFD" w14:textId="77777777" w:rsidTr="005C5A9F">
        <w:tc>
          <w:tcPr>
            <w:tcW w:w="2970" w:type="dxa"/>
          </w:tcPr>
          <w:p w14:paraId="41D65DDC" w14:textId="77777777" w:rsidR="00C57B56" w:rsidRDefault="00C57B56" w:rsidP="005C5A9F">
            <w:pPr>
              <w:pStyle w:val="Compact"/>
            </w:pPr>
            <w:r>
              <w:t>§B3.2</w:t>
            </w:r>
          </w:p>
        </w:tc>
        <w:tc>
          <w:tcPr>
            <w:tcW w:w="1815" w:type="dxa"/>
          </w:tcPr>
          <w:p w14:paraId="57DB91D8" w14:textId="77777777" w:rsidR="00C57B56" w:rsidRDefault="00C57B56" w:rsidP="005C5A9F">
            <w:pPr>
              <w:pStyle w:val="Compact"/>
            </w:pPr>
            <w:r>
              <w:t>W[N]</w:t>
            </w:r>
          </w:p>
        </w:tc>
        <w:tc>
          <w:tcPr>
            <w:tcW w:w="3135" w:type="dxa"/>
          </w:tcPr>
          <w:p w14:paraId="1D76EBE7" w14:textId="77777777" w:rsidR="00C57B56" w:rsidRDefault="00C57B56" w:rsidP="005C5A9F">
            <w:pPr>
              <w:pStyle w:val="Compact"/>
            </w:pPr>
            <w:r>
              <w:t>orbit.perig_arg</w:t>
            </w:r>
          </w:p>
        </w:tc>
      </w:tr>
      <w:tr w:rsidR="00C57B56" w14:paraId="30F3ACCD" w14:textId="77777777" w:rsidTr="005C5A9F">
        <w:tc>
          <w:tcPr>
            <w:tcW w:w="2970" w:type="dxa"/>
          </w:tcPr>
          <w:p w14:paraId="489F5148" w14:textId="77777777" w:rsidR="00C57B56" w:rsidRDefault="00C57B56" w:rsidP="005C5A9F">
            <w:pPr>
              <w:pStyle w:val="Compact"/>
            </w:pPr>
            <w:r>
              <w:t>§B3.2</w:t>
            </w:r>
          </w:p>
        </w:tc>
        <w:tc>
          <w:tcPr>
            <w:tcW w:w="1815" w:type="dxa"/>
          </w:tcPr>
          <w:p w14:paraId="22FE0010" w14:textId="77777777" w:rsidR="00C57B56" w:rsidRDefault="00C57B56" w:rsidP="005C5A9F">
            <w:pPr>
              <w:pStyle w:val="Compact"/>
            </w:pPr>
            <w:r>
              <w:t>V[N]</w:t>
            </w:r>
          </w:p>
        </w:tc>
        <w:tc>
          <w:tcPr>
            <w:tcW w:w="3135" w:type="dxa"/>
          </w:tcPr>
          <w:p w14:paraId="0555358A" w14:textId="77777777" w:rsidR="00C57B56" w:rsidRDefault="00C57B56" w:rsidP="005C5A9F">
            <w:pPr>
              <w:pStyle w:val="Compact"/>
            </w:pPr>
            <w:r>
              <w:t>phase.phase_ang</w:t>
            </w:r>
          </w:p>
        </w:tc>
      </w:tr>
    </w:tbl>
    <w:p w14:paraId="0F38FAC2" w14:textId="77777777" w:rsidR="00C57B56" w:rsidRDefault="00C57B56" w:rsidP="00C57B56">
      <w:pPr>
        <w:pStyle w:val="Heading3"/>
      </w:pPr>
      <w:bookmarkStart w:id="159" w:name="_Toc228378718"/>
      <w:bookmarkStart w:id="160" w:name="_Toc228382299"/>
      <w:bookmarkStart w:id="161" w:name="c.2-calculation-references"/>
      <w:bookmarkEnd w:id="158"/>
      <w:r>
        <w:t>C.2 Calculation References</w:t>
      </w:r>
      <w:bookmarkEnd w:id="159"/>
      <w:bookmarkEnd w:id="160"/>
    </w:p>
    <w:p w14:paraId="17F8A67E" w14:textId="77777777" w:rsidR="00C57B56" w:rsidRPr="00F47FD6" w:rsidRDefault="00C57B56" w:rsidP="005C2DDC">
      <w:pPr>
        <w:pStyle w:val="Compact"/>
        <w:numPr>
          <w:ilvl w:val="0"/>
          <w:numId w:val="36"/>
        </w:numPr>
        <w:rPr>
          <w:lang w:val="it-IT"/>
        </w:rPr>
      </w:pPr>
      <w:r>
        <w:rPr>
          <w:b/>
          <w:bCs/>
          <w:lang w:val="it-IT"/>
        </w:rPr>
        <w:t>Semi-major axis (a)</w:t>
      </w:r>
      <w:r>
        <w:rPr>
          <w:lang w:val="it-IT"/>
        </w:rPr>
        <w:t>: a = R_e + (apog_km + perig_km)/2</w:t>
      </w:r>
    </w:p>
    <w:p w14:paraId="3917E439" w14:textId="77777777" w:rsidR="00C57B56" w:rsidRPr="00F47FD6" w:rsidRDefault="00C57B56" w:rsidP="005C2DDC">
      <w:pPr>
        <w:pStyle w:val="Compact"/>
        <w:numPr>
          <w:ilvl w:val="0"/>
          <w:numId w:val="36"/>
        </w:numPr>
        <w:rPr>
          <w:lang w:val="it-IT"/>
        </w:rPr>
      </w:pPr>
      <w:r>
        <w:rPr>
          <w:b/>
          <w:bCs/>
          <w:lang w:val="it-IT"/>
        </w:rPr>
        <w:t>Eccentricity (e)</w:t>
      </w:r>
      <w:r>
        <w:rPr>
          <w:lang w:val="it-IT"/>
        </w:rPr>
        <w:t>: e = (apog_km - perig_km)/(apog_km + perig_km)</w:t>
      </w:r>
    </w:p>
    <w:p w14:paraId="649B3E3D" w14:textId="77777777" w:rsidR="00C57B56" w:rsidRDefault="00C57B56" w:rsidP="005C2DDC">
      <w:pPr>
        <w:pStyle w:val="Compact"/>
        <w:numPr>
          <w:ilvl w:val="0"/>
          <w:numId w:val="36"/>
        </w:numPr>
      </w:pPr>
      <w:r>
        <w:t>Where R_e = 6378.145 km (Earth radius)</w:t>
      </w:r>
    </w:p>
    <w:bookmarkEnd w:id="154"/>
    <w:bookmarkEnd w:id="161"/>
    <w:p w14:paraId="32AF9AB4" w14:textId="77777777" w:rsidR="00C57B56" w:rsidRDefault="00C57B56">
      <w:pPr>
        <w:rPr>
          <w:rFonts w:asciiTheme="majorHAnsi" w:eastAsiaTheme="majorEastAsia" w:hAnsiTheme="majorHAnsi" w:cstheme="majorBidi"/>
          <w:b/>
          <w:bCs/>
          <w:color w:val="4F81BD" w:themeColor="accent1"/>
          <w:sz w:val="32"/>
          <w:szCs w:val="32"/>
          <w:lang w:val="en-GB"/>
        </w:rPr>
      </w:pPr>
      <w:r>
        <w:rPr>
          <w:lang w:val="en-GB"/>
        </w:rPr>
        <w:br w:type="page"/>
      </w:r>
    </w:p>
    <w:sectPr w:rsidR="00C57B56" w:rsidSect="007C5309">
      <w:footerReference w:type="default" r:id="rId8"/>
      <w:pgSz w:w="12240" w:h="15840"/>
      <w:pgMar w:top="630" w:right="450" w:bottom="990" w:left="99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93712" w14:textId="77777777" w:rsidR="008E5AB8" w:rsidRDefault="008E5AB8">
      <w:pPr>
        <w:spacing w:after="0"/>
      </w:pPr>
      <w:r>
        <w:separator/>
      </w:r>
    </w:p>
  </w:endnote>
  <w:endnote w:type="continuationSeparator" w:id="0">
    <w:p w14:paraId="6EF9880D" w14:textId="77777777" w:rsidR="008E5AB8" w:rsidRDefault="008E5AB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 New Roman Bold">
    <w:altName w:val="Times New Roman"/>
    <w:panose1 w:val="02020803070505020304"/>
    <w:charset w:val="00"/>
    <w:family w:val="roman"/>
    <w:pitch w:val="variable"/>
    <w:sig w:usb0="00003A87" w:usb1="00000000" w:usb2="00000000" w:usb3="00000000" w:csb0="000000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5386821"/>
      <w:docPartObj>
        <w:docPartGallery w:val="Page Numbers (Bottom of Page)"/>
        <w:docPartUnique/>
      </w:docPartObj>
    </w:sdtPr>
    <w:sdtEndPr>
      <w:rPr>
        <w:noProof/>
      </w:rPr>
    </w:sdtEndPr>
    <w:sdtContent>
      <w:p w14:paraId="5EF22038" w14:textId="77777777" w:rsidR="00E73368" w:rsidRDefault="00E73368">
        <w:pPr>
          <w:pStyle w:val="Footer"/>
          <w:jc w:val="center"/>
        </w:pPr>
        <w:r w:rsidRPr="00F53119">
          <w:rPr>
            <w:sz w:val="16"/>
            <w:szCs w:val="16"/>
          </w:rPr>
          <w:fldChar w:fldCharType="begin"/>
        </w:r>
        <w:r w:rsidRPr="00F53119">
          <w:rPr>
            <w:sz w:val="16"/>
            <w:szCs w:val="16"/>
          </w:rPr>
          <w:instrText xml:space="preserve"> PAGE   \* MERGEFORMAT </w:instrText>
        </w:r>
        <w:r w:rsidRPr="00F53119">
          <w:rPr>
            <w:sz w:val="16"/>
            <w:szCs w:val="16"/>
          </w:rPr>
          <w:fldChar w:fldCharType="separate"/>
        </w:r>
        <w:r w:rsidRPr="00F53119">
          <w:rPr>
            <w:noProof/>
            <w:sz w:val="16"/>
            <w:szCs w:val="16"/>
          </w:rPr>
          <w:t>2</w:t>
        </w:r>
        <w:r w:rsidRPr="00F53119">
          <w:rPr>
            <w:noProof/>
            <w:sz w:val="16"/>
            <w:szCs w:val="16"/>
          </w:rPr>
          <w:fldChar w:fldCharType="end"/>
        </w:r>
      </w:p>
    </w:sdtContent>
  </w:sdt>
  <w:p w14:paraId="09CADE7C" w14:textId="77777777" w:rsidR="00E73368" w:rsidRDefault="00E733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B8628" w14:textId="77777777" w:rsidR="008E5AB8" w:rsidRDefault="008E5AB8">
      <w:r>
        <w:separator/>
      </w:r>
    </w:p>
  </w:footnote>
  <w:footnote w:type="continuationSeparator" w:id="0">
    <w:p w14:paraId="350B4E4A" w14:textId="77777777" w:rsidR="008E5AB8" w:rsidRDefault="008E5A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898AFC6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01E86"/>
    <w:multiLevelType w:val="multilevel"/>
    <w:tmpl w:val="85E4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99411"/>
    <w:multiLevelType w:val="multilevel"/>
    <w:tmpl w:val="531E31C6"/>
    <w:lvl w:ilvl="0">
      <w:start w:val="1"/>
      <w:numFmt w:val="decimal"/>
      <w:lvlText w:val="%1."/>
      <w:lvlJc w:val="left"/>
      <w:pPr>
        <w:ind w:left="720" w:hanging="480"/>
      </w:pPr>
    </w:lvl>
    <w:lvl w:ilvl="1">
      <w:start w:val="1"/>
      <w:numFmt w:val="decimal"/>
      <w:lvlText w:val="%2."/>
      <w:lvlJc w:val="left"/>
      <w:pPr>
        <w:ind w:left="764" w:hanging="480"/>
      </w:pPr>
    </w:lvl>
    <w:lvl w:ilvl="2">
      <w:start w:val="1"/>
      <w:numFmt w:val="decimal"/>
      <w:lvlText w:val="%3."/>
      <w:lvlJc w:val="left"/>
      <w:pPr>
        <w:ind w:left="764" w:hanging="480"/>
      </w:pPr>
    </w:lvl>
    <w:lvl w:ilvl="3">
      <w:start w:val="1"/>
      <w:numFmt w:val="decimal"/>
      <w:lvlText w:val="%4."/>
      <w:lvlJc w:val="left"/>
      <w:pPr>
        <w:ind w:left="1331" w:hanging="480"/>
      </w:pPr>
    </w:lvl>
    <w:lvl w:ilvl="4">
      <w:start w:val="1"/>
      <w:numFmt w:val="decimal"/>
      <w:lvlText w:val="%5."/>
      <w:lvlJc w:val="left"/>
      <w:pPr>
        <w:ind w:left="764" w:hanging="480"/>
      </w:pPr>
    </w:lvl>
    <w:lvl w:ilvl="5">
      <w:start w:val="1"/>
      <w:numFmt w:val="decimal"/>
      <w:lvlText w:val="%6."/>
      <w:lvlJc w:val="left"/>
      <w:pPr>
        <w:ind w:left="764" w:hanging="480"/>
      </w:pPr>
    </w:lvl>
    <w:lvl w:ilvl="6">
      <w:start w:val="1"/>
      <w:numFmt w:val="decimal"/>
      <w:lvlText w:val="%7."/>
      <w:lvlJc w:val="left"/>
      <w:pPr>
        <w:ind w:left="480" w:hanging="480"/>
      </w:pPr>
    </w:lvl>
    <w:lvl w:ilvl="7">
      <w:start w:val="1"/>
      <w:numFmt w:val="decimal"/>
      <w:lvlText w:val="%8."/>
      <w:lvlJc w:val="left"/>
      <w:pPr>
        <w:ind w:left="764" w:hanging="480"/>
      </w:pPr>
    </w:lvl>
    <w:lvl w:ilvl="8">
      <w:start w:val="1"/>
      <w:numFmt w:val="decimal"/>
      <w:lvlText w:val="%9."/>
      <w:lvlJc w:val="left"/>
      <w:pPr>
        <w:ind w:left="6480" w:hanging="480"/>
      </w:pPr>
    </w:lvl>
  </w:abstractNum>
  <w:abstractNum w:abstractNumId="3" w15:restartNumberingAfterBreak="0">
    <w:nsid w:val="045E4063"/>
    <w:multiLevelType w:val="multilevel"/>
    <w:tmpl w:val="9940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04D76"/>
    <w:multiLevelType w:val="multilevel"/>
    <w:tmpl w:val="FE5C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D7453"/>
    <w:multiLevelType w:val="multilevel"/>
    <w:tmpl w:val="B7BE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126096"/>
    <w:multiLevelType w:val="multilevel"/>
    <w:tmpl w:val="685E5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224B8E"/>
    <w:multiLevelType w:val="multilevel"/>
    <w:tmpl w:val="7A24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352055"/>
    <w:multiLevelType w:val="multilevel"/>
    <w:tmpl w:val="46D82AEE"/>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9" w15:restartNumberingAfterBreak="0">
    <w:nsid w:val="130608BB"/>
    <w:multiLevelType w:val="hybridMultilevel"/>
    <w:tmpl w:val="93D00D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51C752C"/>
    <w:multiLevelType w:val="multilevel"/>
    <w:tmpl w:val="E64ED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422E13"/>
    <w:multiLevelType w:val="hybridMultilevel"/>
    <w:tmpl w:val="5C9C251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7BC3E5B"/>
    <w:multiLevelType w:val="multilevel"/>
    <w:tmpl w:val="DE0608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6153D7"/>
    <w:multiLevelType w:val="hybridMultilevel"/>
    <w:tmpl w:val="35C896E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EC52789"/>
    <w:multiLevelType w:val="hybridMultilevel"/>
    <w:tmpl w:val="FE523F96"/>
    <w:lvl w:ilvl="0" w:tplc="08090001">
      <w:start w:val="1"/>
      <w:numFmt w:val="bullet"/>
      <w:lvlText w:val=""/>
      <w:lvlJc w:val="left"/>
      <w:pPr>
        <w:ind w:left="720" w:hanging="360"/>
      </w:pPr>
      <w:rPr>
        <w:rFonts w:ascii="Symbol" w:hAnsi="Symbol"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5" w15:restartNumberingAfterBreak="0">
    <w:nsid w:val="223A3184"/>
    <w:multiLevelType w:val="hybridMultilevel"/>
    <w:tmpl w:val="DA1CED26"/>
    <w:lvl w:ilvl="0" w:tplc="90D272C2">
      <w:start w:val="1"/>
      <w:numFmt w:val="decimal"/>
      <w:lvlText w:val="%1)"/>
      <w:lvlJc w:val="left"/>
      <w:pPr>
        <w:ind w:left="720" w:hanging="360"/>
      </w:pPr>
      <w:rPr>
        <w:rFonts w:asciiTheme="minorHAnsi" w:eastAsiaTheme="minorHAnsi" w:hAnsiTheme="minorHAnsi" w:cstheme="minorBidi" w:hint="default"/>
        <w:i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49A549A"/>
    <w:multiLevelType w:val="multilevel"/>
    <w:tmpl w:val="BB68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36378"/>
    <w:multiLevelType w:val="multilevel"/>
    <w:tmpl w:val="5B16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77317B7"/>
    <w:multiLevelType w:val="multilevel"/>
    <w:tmpl w:val="7644A798"/>
    <w:lvl w:ilvl="0">
      <w:start w:val="1"/>
      <w:numFmt w:val="decimal"/>
      <w:lvlText w:val="%1."/>
      <w:lvlJc w:val="left"/>
      <w:pPr>
        <w:tabs>
          <w:tab w:val="num" w:pos="720"/>
        </w:tabs>
        <w:ind w:left="720" w:hanging="360"/>
      </w:pPr>
    </w:lvl>
    <w:lvl w:ilvl="1">
      <w:start w:val="1"/>
      <w:numFmt w:val="bullet"/>
      <w:lvlText w:val="o"/>
      <w:lvlJc w:val="left"/>
      <w:pPr>
        <w:tabs>
          <w:tab w:val="num" w:pos="1210"/>
        </w:tabs>
        <w:ind w:left="121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2F2027"/>
    <w:multiLevelType w:val="multilevel"/>
    <w:tmpl w:val="4D04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96840FB"/>
    <w:multiLevelType w:val="hybridMultilevel"/>
    <w:tmpl w:val="AF946DD2"/>
    <w:lvl w:ilvl="0" w:tplc="0EE48BAC">
      <w:start w:val="7"/>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9722CA9"/>
    <w:multiLevelType w:val="multilevel"/>
    <w:tmpl w:val="26C254CA"/>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29F973C5"/>
    <w:multiLevelType w:val="multilevel"/>
    <w:tmpl w:val="1B3C13A8"/>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2B081E14"/>
    <w:multiLevelType w:val="multilevel"/>
    <w:tmpl w:val="1F4AB8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C0D38AE"/>
    <w:multiLevelType w:val="hybridMultilevel"/>
    <w:tmpl w:val="E8D4C8A0"/>
    <w:lvl w:ilvl="0" w:tplc="BE16D23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0636F9D"/>
    <w:multiLevelType w:val="hybridMultilevel"/>
    <w:tmpl w:val="39BC5320"/>
    <w:lvl w:ilvl="0" w:tplc="08090011">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308C3232"/>
    <w:multiLevelType w:val="hybridMultilevel"/>
    <w:tmpl w:val="8CF885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30E03E8B"/>
    <w:multiLevelType w:val="multilevel"/>
    <w:tmpl w:val="53DA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9B3343"/>
    <w:multiLevelType w:val="hybridMultilevel"/>
    <w:tmpl w:val="93D00DF4"/>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319D0F9E"/>
    <w:multiLevelType w:val="hybridMultilevel"/>
    <w:tmpl w:val="C1845BE6"/>
    <w:lvl w:ilvl="0" w:tplc="08090011">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32477D5D"/>
    <w:multiLevelType w:val="multilevel"/>
    <w:tmpl w:val="4D6C7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4A7DFF"/>
    <w:multiLevelType w:val="multilevel"/>
    <w:tmpl w:val="DAA6A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80A28CC"/>
    <w:multiLevelType w:val="multilevel"/>
    <w:tmpl w:val="531E31C6"/>
    <w:lvl w:ilvl="0">
      <w:start w:val="1"/>
      <w:numFmt w:val="decimal"/>
      <w:lvlText w:val="%1."/>
      <w:lvlJc w:val="left"/>
      <w:pPr>
        <w:ind w:left="720" w:hanging="480"/>
      </w:pPr>
    </w:lvl>
    <w:lvl w:ilvl="1">
      <w:start w:val="1"/>
      <w:numFmt w:val="decimal"/>
      <w:lvlText w:val="%2."/>
      <w:lvlJc w:val="left"/>
      <w:pPr>
        <w:ind w:left="764" w:hanging="480"/>
      </w:pPr>
    </w:lvl>
    <w:lvl w:ilvl="2">
      <w:start w:val="1"/>
      <w:numFmt w:val="decimal"/>
      <w:lvlText w:val="%3."/>
      <w:lvlJc w:val="left"/>
      <w:pPr>
        <w:ind w:left="764" w:hanging="480"/>
      </w:pPr>
    </w:lvl>
    <w:lvl w:ilvl="3">
      <w:start w:val="1"/>
      <w:numFmt w:val="decimal"/>
      <w:lvlText w:val="%4."/>
      <w:lvlJc w:val="left"/>
      <w:pPr>
        <w:ind w:left="1331" w:hanging="480"/>
      </w:pPr>
    </w:lvl>
    <w:lvl w:ilvl="4">
      <w:start w:val="1"/>
      <w:numFmt w:val="decimal"/>
      <w:lvlText w:val="%5."/>
      <w:lvlJc w:val="left"/>
      <w:pPr>
        <w:ind w:left="764" w:hanging="480"/>
      </w:pPr>
    </w:lvl>
    <w:lvl w:ilvl="5">
      <w:start w:val="1"/>
      <w:numFmt w:val="decimal"/>
      <w:lvlText w:val="%6."/>
      <w:lvlJc w:val="left"/>
      <w:pPr>
        <w:ind w:left="764" w:hanging="480"/>
      </w:pPr>
    </w:lvl>
    <w:lvl w:ilvl="6">
      <w:start w:val="1"/>
      <w:numFmt w:val="decimal"/>
      <w:lvlText w:val="%7."/>
      <w:lvlJc w:val="left"/>
      <w:pPr>
        <w:ind w:left="480" w:hanging="480"/>
      </w:pPr>
    </w:lvl>
    <w:lvl w:ilvl="7">
      <w:start w:val="1"/>
      <w:numFmt w:val="decimal"/>
      <w:lvlText w:val="%8."/>
      <w:lvlJc w:val="left"/>
      <w:pPr>
        <w:ind w:left="764" w:hanging="480"/>
      </w:pPr>
    </w:lvl>
    <w:lvl w:ilvl="8">
      <w:start w:val="1"/>
      <w:numFmt w:val="decimal"/>
      <w:lvlText w:val="%9."/>
      <w:lvlJc w:val="left"/>
      <w:pPr>
        <w:ind w:left="6480" w:hanging="480"/>
      </w:pPr>
    </w:lvl>
  </w:abstractNum>
  <w:abstractNum w:abstractNumId="33" w15:restartNumberingAfterBreak="0">
    <w:nsid w:val="3CF11C2D"/>
    <w:multiLevelType w:val="multilevel"/>
    <w:tmpl w:val="4D6E0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6D4007"/>
    <w:multiLevelType w:val="multilevel"/>
    <w:tmpl w:val="1352ADF0"/>
    <w:lvl w:ilvl="0">
      <w:start w:val="3"/>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3DF93AA4"/>
    <w:multiLevelType w:val="multilevel"/>
    <w:tmpl w:val="12128F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F014434"/>
    <w:multiLevelType w:val="multilevel"/>
    <w:tmpl w:val="9D1C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785630"/>
    <w:multiLevelType w:val="hybridMultilevel"/>
    <w:tmpl w:val="11C6371C"/>
    <w:lvl w:ilvl="0" w:tplc="C942989C">
      <w:start w:val="1"/>
      <w:numFmt w:val="decimal"/>
      <w:lvlText w:val="%1)"/>
      <w:lvlJc w:val="left"/>
      <w:pPr>
        <w:ind w:left="720" w:hanging="360"/>
      </w:pPr>
      <w:rPr>
        <w:rFonts w:eastAsiaTheme="minorHAnsi"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45C5691E"/>
    <w:multiLevelType w:val="multilevel"/>
    <w:tmpl w:val="E8A0D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6073E1D"/>
    <w:multiLevelType w:val="multilevel"/>
    <w:tmpl w:val="1EBE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F93D05"/>
    <w:multiLevelType w:val="multilevel"/>
    <w:tmpl w:val="4A26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307108"/>
    <w:multiLevelType w:val="hybridMultilevel"/>
    <w:tmpl w:val="FF389AAC"/>
    <w:lvl w:ilvl="0" w:tplc="7B3C2DAE">
      <w:start w:val="1"/>
      <w:numFmt w:val="bullet"/>
      <w:lvlText w:val=""/>
      <w:lvlJc w:val="center"/>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2" w15:restartNumberingAfterBreak="0">
    <w:nsid w:val="499C3A65"/>
    <w:multiLevelType w:val="hybridMultilevel"/>
    <w:tmpl w:val="CA1AD864"/>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4AE85A1E"/>
    <w:multiLevelType w:val="multilevel"/>
    <w:tmpl w:val="CF580668"/>
    <w:lvl w:ilvl="0">
      <w:start w:val="1"/>
      <w:numFmt w:val="decimal"/>
      <w:lvlText w:val="%1."/>
      <w:lvlJc w:val="left"/>
      <w:pPr>
        <w:tabs>
          <w:tab w:val="num" w:pos="501"/>
        </w:tabs>
        <w:ind w:left="501" w:hanging="360"/>
      </w:p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decimal"/>
      <w:lvlText w:val="%3."/>
      <w:lvlJc w:val="left"/>
      <w:pPr>
        <w:tabs>
          <w:tab w:val="num" w:pos="1941"/>
        </w:tabs>
        <w:ind w:left="1941" w:hanging="360"/>
      </w:pPr>
    </w:lvl>
    <w:lvl w:ilvl="3" w:tentative="1">
      <w:start w:val="1"/>
      <w:numFmt w:val="decimal"/>
      <w:lvlText w:val="%4."/>
      <w:lvlJc w:val="left"/>
      <w:pPr>
        <w:tabs>
          <w:tab w:val="num" w:pos="2661"/>
        </w:tabs>
        <w:ind w:left="2661" w:hanging="360"/>
      </w:pPr>
    </w:lvl>
    <w:lvl w:ilvl="4" w:tentative="1">
      <w:start w:val="1"/>
      <w:numFmt w:val="decimal"/>
      <w:lvlText w:val="%5."/>
      <w:lvlJc w:val="left"/>
      <w:pPr>
        <w:tabs>
          <w:tab w:val="num" w:pos="3381"/>
        </w:tabs>
        <w:ind w:left="3381" w:hanging="360"/>
      </w:pPr>
    </w:lvl>
    <w:lvl w:ilvl="5" w:tentative="1">
      <w:start w:val="1"/>
      <w:numFmt w:val="decimal"/>
      <w:lvlText w:val="%6."/>
      <w:lvlJc w:val="left"/>
      <w:pPr>
        <w:tabs>
          <w:tab w:val="num" w:pos="4101"/>
        </w:tabs>
        <w:ind w:left="4101" w:hanging="360"/>
      </w:pPr>
    </w:lvl>
    <w:lvl w:ilvl="6" w:tentative="1">
      <w:start w:val="1"/>
      <w:numFmt w:val="decimal"/>
      <w:lvlText w:val="%7."/>
      <w:lvlJc w:val="left"/>
      <w:pPr>
        <w:tabs>
          <w:tab w:val="num" w:pos="4821"/>
        </w:tabs>
        <w:ind w:left="4821" w:hanging="360"/>
      </w:pPr>
    </w:lvl>
    <w:lvl w:ilvl="7" w:tentative="1">
      <w:start w:val="1"/>
      <w:numFmt w:val="decimal"/>
      <w:lvlText w:val="%8."/>
      <w:lvlJc w:val="left"/>
      <w:pPr>
        <w:tabs>
          <w:tab w:val="num" w:pos="5541"/>
        </w:tabs>
        <w:ind w:left="5541" w:hanging="360"/>
      </w:pPr>
    </w:lvl>
    <w:lvl w:ilvl="8" w:tentative="1">
      <w:start w:val="1"/>
      <w:numFmt w:val="decimal"/>
      <w:lvlText w:val="%9."/>
      <w:lvlJc w:val="left"/>
      <w:pPr>
        <w:tabs>
          <w:tab w:val="num" w:pos="6261"/>
        </w:tabs>
        <w:ind w:left="6261" w:hanging="360"/>
      </w:pPr>
    </w:lvl>
  </w:abstractNum>
  <w:abstractNum w:abstractNumId="44" w15:restartNumberingAfterBreak="0">
    <w:nsid w:val="4B79141C"/>
    <w:multiLevelType w:val="multilevel"/>
    <w:tmpl w:val="654E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CFA59A5"/>
    <w:multiLevelType w:val="multilevel"/>
    <w:tmpl w:val="9036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6144CF"/>
    <w:multiLevelType w:val="hybridMultilevel"/>
    <w:tmpl w:val="484CF6E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4FBA58A4"/>
    <w:multiLevelType w:val="multilevel"/>
    <w:tmpl w:val="A97A6224"/>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48" w15:restartNumberingAfterBreak="0">
    <w:nsid w:val="50E11582"/>
    <w:multiLevelType w:val="multilevel"/>
    <w:tmpl w:val="B7C0CE8A"/>
    <w:lvl w:ilvl="0">
      <w:start w:val="1"/>
      <w:numFmt w:val="decimal"/>
      <w:lvlText w:val="%1."/>
      <w:lvlJc w:val="left"/>
      <w:pPr>
        <w:tabs>
          <w:tab w:val="num" w:pos="643"/>
        </w:tabs>
        <w:ind w:left="643" w:hanging="360"/>
      </w:pPr>
    </w:lvl>
    <w:lvl w:ilvl="1">
      <w:start w:val="1"/>
      <w:numFmt w:val="bullet"/>
      <w:lvlText w:val="o"/>
      <w:lvlJc w:val="left"/>
      <w:pPr>
        <w:tabs>
          <w:tab w:val="num" w:pos="850"/>
        </w:tabs>
        <w:ind w:left="850" w:hanging="360"/>
      </w:pPr>
      <w:rPr>
        <w:rFonts w:ascii="Courier New" w:hAnsi="Courier New" w:hint="default"/>
        <w:sz w:val="20"/>
      </w:r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49" w15:restartNumberingAfterBreak="0">
    <w:nsid w:val="51B84ED9"/>
    <w:multiLevelType w:val="multilevel"/>
    <w:tmpl w:val="62F01952"/>
    <w:lvl w:ilvl="0">
      <w:start w:val="1"/>
      <w:numFmt w:val="decimal"/>
      <w:lvlText w:val="%1."/>
      <w:lvlJc w:val="left"/>
      <w:pPr>
        <w:tabs>
          <w:tab w:val="num" w:pos="643"/>
        </w:tabs>
        <w:ind w:left="643" w:hanging="36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50" w15:restartNumberingAfterBreak="0">
    <w:nsid w:val="52A263EB"/>
    <w:multiLevelType w:val="multilevel"/>
    <w:tmpl w:val="FB9C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193793"/>
    <w:multiLevelType w:val="multilevel"/>
    <w:tmpl w:val="652EF914"/>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53AA6AAE"/>
    <w:multiLevelType w:val="multilevel"/>
    <w:tmpl w:val="E5FA48C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3" w15:restartNumberingAfterBreak="0">
    <w:nsid w:val="55BF4F56"/>
    <w:multiLevelType w:val="multilevel"/>
    <w:tmpl w:val="CB9E06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8BC6C05"/>
    <w:multiLevelType w:val="hybridMultilevel"/>
    <w:tmpl w:val="C0FE76A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5A0E1337"/>
    <w:multiLevelType w:val="multilevel"/>
    <w:tmpl w:val="CA2CB33E"/>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56" w15:restartNumberingAfterBreak="0">
    <w:nsid w:val="5DDA4F6D"/>
    <w:multiLevelType w:val="multilevel"/>
    <w:tmpl w:val="98ECFF80"/>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57" w15:restartNumberingAfterBreak="0">
    <w:nsid w:val="60514E8C"/>
    <w:multiLevelType w:val="multilevel"/>
    <w:tmpl w:val="42B47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0903693"/>
    <w:multiLevelType w:val="multilevel"/>
    <w:tmpl w:val="B0843AD6"/>
    <w:lvl w:ilvl="0">
      <w:start w:val="1"/>
      <w:numFmt w:val="decimal"/>
      <w:lvlText w:val="%1."/>
      <w:lvlJc w:val="left"/>
      <w:pPr>
        <w:tabs>
          <w:tab w:val="num" w:pos="643"/>
        </w:tabs>
        <w:ind w:left="643" w:hanging="360"/>
      </w:pPr>
    </w:lvl>
    <w:lvl w:ilvl="1">
      <w:start w:val="1"/>
      <w:numFmt w:val="bullet"/>
      <w:lvlText w:val="o"/>
      <w:lvlJc w:val="left"/>
      <w:pPr>
        <w:tabs>
          <w:tab w:val="num" w:pos="1363"/>
        </w:tabs>
        <w:ind w:left="1363" w:hanging="360"/>
      </w:pPr>
      <w:rPr>
        <w:rFonts w:ascii="Courier New" w:hAnsi="Courier New" w:hint="default"/>
        <w:sz w:val="20"/>
      </w:r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59" w15:restartNumberingAfterBreak="0">
    <w:nsid w:val="613E613D"/>
    <w:multiLevelType w:val="multilevel"/>
    <w:tmpl w:val="4582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24947DF"/>
    <w:multiLevelType w:val="multilevel"/>
    <w:tmpl w:val="12128F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4E161C8"/>
    <w:multiLevelType w:val="hybridMultilevel"/>
    <w:tmpl w:val="C1D21906"/>
    <w:lvl w:ilvl="0" w:tplc="08090001">
      <w:start w:val="1"/>
      <w:numFmt w:val="bullet"/>
      <w:lvlText w:val=""/>
      <w:lvlJc w:val="left"/>
      <w:pPr>
        <w:ind w:left="2350" w:hanging="360"/>
      </w:pPr>
      <w:rPr>
        <w:rFonts w:ascii="Symbol" w:hAnsi="Symbol" w:hint="default"/>
      </w:rPr>
    </w:lvl>
    <w:lvl w:ilvl="1" w:tplc="FFFFFFFF" w:tentative="1">
      <w:start w:val="1"/>
      <w:numFmt w:val="lowerLetter"/>
      <w:lvlText w:val="%2."/>
      <w:lvlJc w:val="left"/>
      <w:pPr>
        <w:ind w:left="3070" w:hanging="360"/>
      </w:pPr>
    </w:lvl>
    <w:lvl w:ilvl="2" w:tplc="FFFFFFFF" w:tentative="1">
      <w:start w:val="1"/>
      <w:numFmt w:val="lowerRoman"/>
      <w:lvlText w:val="%3."/>
      <w:lvlJc w:val="right"/>
      <w:pPr>
        <w:ind w:left="3790" w:hanging="180"/>
      </w:pPr>
    </w:lvl>
    <w:lvl w:ilvl="3" w:tplc="FFFFFFFF" w:tentative="1">
      <w:start w:val="1"/>
      <w:numFmt w:val="decimal"/>
      <w:lvlText w:val="%4."/>
      <w:lvlJc w:val="left"/>
      <w:pPr>
        <w:ind w:left="4510" w:hanging="360"/>
      </w:pPr>
    </w:lvl>
    <w:lvl w:ilvl="4" w:tplc="FFFFFFFF" w:tentative="1">
      <w:start w:val="1"/>
      <w:numFmt w:val="lowerLetter"/>
      <w:lvlText w:val="%5."/>
      <w:lvlJc w:val="left"/>
      <w:pPr>
        <w:ind w:left="5230" w:hanging="360"/>
      </w:pPr>
    </w:lvl>
    <w:lvl w:ilvl="5" w:tplc="FFFFFFFF" w:tentative="1">
      <w:start w:val="1"/>
      <w:numFmt w:val="lowerRoman"/>
      <w:lvlText w:val="%6."/>
      <w:lvlJc w:val="right"/>
      <w:pPr>
        <w:ind w:left="5950" w:hanging="180"/>
      </w:pPr>
    </w:lvl>
    <w:lvl w:ilvl="6" w:tplc="FFFFFFFF" w:tentative="1">
      <w:start w:val="1"/>
      <w:numFmt w:val="decimal"/>
      <w:lvlText w:val="%7."/>
      <w:lvlJc w:val="left"/>
      <w:pPr>
        <w:ind w:left="6670" w:hanging="360"/>
      </w:pPr>
    </w:lvl>
    <w:lvl w:ilvl="7" w:tplc="FFFFFFFF" w:tentative="1">
      <w:start w:val="1"/>
      <w:numFmt w:val="lowerLetter"/>
      <w:lvlText w:val="%8."/>
      <w:lvlJc w:val="left"/>
      <w:pPr>
        <w:ind w:left="7390" w:hanging="360"/>
      </w:pPr>
    </w:lvl>
    <w:lvl w:ilvl="8" w:tplc="FFFFFFFF" w:tentative="1">
      <w:start w:val="1"/>
      <w:numFmt w:val="lowerRoman"/>
      <w:lvlText w:val="%9."/>
      <w:lvlJc w:val="right"/>
      <w:pPr>
        <w:ind w:left="8110" w:hanging="180"/>
      </w:pPr>
    </w:lvl>
  </w:abstractNum>
  <w:abstractNum w:abstractNumId="62" w15:restartNumberingAfterBreak="0">
    <w:nsid w:val="68DD3183"/>
    <w:multiLevelType w:val="hybridMultilevel"/>
    <w:tmpl w:val="187EF744"/>
    <w:lvl w:ilvl="0" w:tplc="FEBE6D14">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69F51CED"/>
    <w:multiLevelType w:val="hybridMultilevel"/>
    <w:tmpl w:val="199862B2"/>
    <w:lvl w:ilvl="0" w:tplc="A1B4244E">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6A772FE4"/>
    <w:multiLevelType w:val="multilevel"/>
    <w:tmpl w:val="E612E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3"/>
        </w:tabs>
        <w:ind w:left="643"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7C78CC"/>
    <w:multiLevelType w:val="multilevel"/>
    <w:tmpl w:val="EE24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6915B71"/>
    <w:multiLevelType w:val="multilevel"/>
    <w:tmpl w:val="4A26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380ED7"/>
    <w:multiLevelType w:val="hybridMultilevel"/>
    <w:tmpl w:val="D46007FC"/>
    <w:lvl w:ilvl="0" w:tplc="DB5AB2D2">
      <w:start w:val="4"/>
      <w:numFmt w:val="bullet"/>
      <w:lvlText w:val="-"/>
      <w:lvlJc w:val="left"/>
      <w:pPr>
        <w:ind w:left="1080" w:hanging="360"/>
      </w:pPr>
      <w:rPr>
        <w:rFonts w:ascii="Aptos" w:eastAsiaTheme="minorEastAsia" w:hAnsi="Aptos" w:cstheme="minorBidi"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8" w15:restartNumberingAfterBreak="0">
    <w:nsid w:val="7AFE458C"/>
    <w:multiLevelType w:val="multilevel"/>
    <w:tmpl w:val="85EE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553718"/>
    <w:multiLevelType w:val="hybridMultilevel"/>
    <w:tmpl w:val="A636193A"/>
    <w:lvl w:ilvl="0" w:tplc="2216EF7A">
      <w:start w:val="1"/>
      <w:numFmt w:val="decimal"/>
      <w:lvlText w:val="%1)"/>
      <w:lvlJc w:val="left"/>
      <w:pPr>
        <w:ind w:left="2350" w:hanging="360"/>
      </w:pPr>
      <w:rPr>
        <w:rFonts w:hint="default"/>
      </w:rPr>
    </w:lvl>
    <w:lvl w:ilvl="1" w:tplc="08090019" w:tentative="1">
      <w:start w:val="1"/>
      <w:numFmt w:val="lowerLetter"/>
      <w:lvlText w:val="%2."/>
      <w:lvlJc w:val="left"/>
      <w:pPr>
        <w:ind w:left="3070" w:hanging="360"/>
      </w:pPr>
    </w:lvl>
    <w:lvl w:ilvl="2" w:tplc="0809001B" w:tentative="1">
      <w:start w:val="1"/>
      <w:numFmt w:val="lowerRoman"/>
      <w:lvlText w:val="%3."/>
      <w:lvlJc w:val="right"/>
      <w:pPr>
        <w:ind w:left="3790" w:hanging="180"/>
      </w:pPr>
    </w:lvl>
    <w:lvl w:ilvl="3" w:tplc="0809000F" w:tentative="1">
      <w:start w:val="1"/>
      <w:numFmt w:val="decimal"/>
      <w:lvlText w:val="%4."/>
      <w:lvlJc w:val="left"/>
      <w:pPr>
        <w:ind w:left="4510" w:hanging="360"/>
      </w:pPr>
    </w:lvl>
    <w:lvl w:ilvl="4" w:tplc="08090019" w:tentative="1">
      <w:start w:val="1"/>
      <w:numFmt w:val="lowerLetter"/>
      <w:lvlText w:val="%5."/>
      <w:lvlJc w:val="left"/>
      <w:pPr>
        <w:ind w:left="5230" w:hanging="360"/>
      </w:pPr>
    </w:lvl>
    <w:lvl w:ilvl="5" w:tplc="0809001B" w:tentative="1">
      <w:start w:val="1"/>
      <w:numFmt w:val="lowerRoman"/>
      <w:lvlText w:val="%6."/>
      <w:lvlJc w:val="right"/>
      <w:pPr>
        <w:ind w:left="5950" w:hanging="180"/>
      </w:pPr>
    </w:lvl>
    <w:lvl w:ilvl="6" w:tplc="0809000F" w:tentative="1">
      <w:start w:val="1"/>
      <w:numFmt w:val="decimal"/>
      <w:lvlText w:val="%7."/>
      <w:lvlJc w:val="left"/>
      <w:pPr>
        <w:ind w:left="6670" w:hanging="360"/>
      </w:pPr>
    </w:lvl>
    <w:lvl w:ilvl="7" w:tplc="08090019" w:tentative="1">
      <w:start w:val="1"/>
      <w:numFmt w:val="lowerLetter"/>
      <w:lvlText w:val="%8."/>
      <w:lvlJc w:val="left"/>
      <w:pPr>
        <w:ind w:left="7390" w:hanging="360"/>
      </w:pPr>
    </w:lvl>
    <w:lvl w:ilvl="8" w:tplc="0809001B" w:tentative="1">
      <w:start w:val="1"/>
      <w:numFmt w:val="lowerRoman"/>
      <w:lvlText w:val="%9."/>
      <w:lvlJc w:val="right"/>
      <w:pPr>
        <w:ind w:left="8110" w:hanging="180"/>
      </w:pPr>
    </w:lvl>
  </w:abstractNum>
  <w:abstractNum w:abstractNumId="70" w15:restartNumberingAfterBreak="0">
    <w:nsid w:val="7B815DFE"/>
    <w:multiLevelType w:val="multilevel"/>
    <w:tmpl w:val="4CA01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856429"/>
    <w:multiLevelType w:val="multilevel"/>
    <w:tmpl w:val="7644A798"/>
    <w:lvl w:ilvl="0">
      <w:start w:val="1"/>
      <w:numFmt w:val="decimal"/>
      <w:lvlText w:val="%1."/>
      <w:lvlJc w:val="left"/>
      <w:pPr>
        <w:tabs>
          <w:tab w:val="num" w:pos="720"/>
        </w:tabs>
        <w:ind w:left="720" w:hanging="360"/>
      </w:pPr>
    </w:lvl>
    <w:lvl w:ilvl="1">
      <w:start w:val="1"/>
      <w:numFmt w:val="bullet"/>
      <w:lvlText w:val="o"/>
      <w:lvlJc w:val="left"/>
      <w:pPr>
        <w:tabs>
          <w:tab w:val="num" w:pos="1210"/>
        </w:tabs>
        <w:ind w:left="121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41153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02940506">
    <w:abstractNumId w:val="8"/>
  </w:num>
  <w:num w:numId="3" w16cid:durableId="1200508012">
    <w:abstractNumId w:val="56"/>
  </w:num>
  <w:num w:numId="4" w16cid:durableId="708995017">
    <w:abstractNumId w:val="52"/>
  </w:num>
  <w:num w:numId="5" w16cid:durableId="2017032599">
    <w:abstractNumId w:val="47"/>
  </w:num>
  <w:num w:numId="6" w16cid:durableId="1437480827">
    <w:abstractNumId w:val="55"/>
  </w:num>
  <w:num w:numId="7" w16cid:durableId="1907060170">
    <w:abstractNumId w:val="59"/>
  </w:num>
  <w:num w:numId="8" w16cid:durableId="2087023736">
    <w:abstractNumId w:val="31"/>
  </w:num>
  <w:num w:numId="9" w16cid:durableId="847446200">
    <w:abstractNumId w:val="44"/>
  </w:num>
  <w:num w:numId="10" w16cid:durableId="393092461">
    <w:abstractNumId w:val="63"/>
  </w:num>
  <w:num w:numId="11" w16cid:durableId="721636570">
    <w:abstractNumId w:val="30"/>
  </w:num>
  <w:num w:numId="12" w16cid:durableId="1656452916">
    <w:abstractNumId w:val="50"/>
  </w:num>
  <w:num w:numId="13" w16cid:durableId="1968311422">
    <w:abstractNumId w:val="27"/>
  </w:num>
  <w:num w:numId="14" w16cid:durableId="1748845699">
    <w:abstractNumId w:val="43"/>
  </w:num>
  <w:num w:numId="15" w16cid:durableId="1930041831">
    <w:abstractNumId w:val="40"/>
  </w:num>
  <w:num w:numId="16" w16cid:durableId="1122188846">
    <w:abstractNumId w:val="10"/>
  </w:num>
  <w:num w:numId="17" w16cid:durableId="33821039">
    <w:abstractNumId w:val="49"/>
  </w:num>
  <w:num w:numId="18" w16cid:durableId="310405720">
    <w:abstractNumId w:val="64"/>
  </w:num>
  <w:num w:numId="19" w16cid:durableId="1448348340">
    <w:abstractNumId w:val="45"/>
  </w:num>
  <w:num w:numId="20" w16cid:durableId="646207204">
    <w:abstractNumId w:val="58"/>
  </w:num>
  <w:num w:numId="21" w16cid:durableId="199166377">
    <w:abstractNumId w:val="6"/>
  </w:num>
  <w:num w:numId="22" w16cid:durableId="1981105265">
    <w:abstractNumId w:val="48"/>
  </w:num>
  <w:num w:numId="23" w16cid:durableId="1035039751">
    <w:abstractNumId w:val="38"/>
  </w:num>
  <w:num w:numId="24" w16cid:durableId="1739130926">
    <w:abstractNumId w:val="33"/>
  </w:num>
  <w:num w:numId="25" w16cid:durableId="547227006">
    <w:abstractNumId w:val="57"/>
  </w:num>
  <w:num w:numId="26" w16cid:durableId="2022664751">
    <w:abstractNumId w:val="7"/>
  </w:num>
  <w:num w:numId="27" w16cid:durableId="916941385">
    <w:abstractNumId w:val="68"/>
  </w:num>
  <w:num w:numId="28" w16cid:durableId="1901476682">
    <w:abstractNumId w:val="23"/>
  </w:num>
  <w:num w:numId="29" w16cid:durableId="867448934">
    <w:abstractNumId w:val="66"/>
  </w:num>
  <w:num w:numId="30" w16cid:durableId="1546600979">
    <w:abstractNumId w:val="71"/>
  </w:num>
  <w:num w:numId="31" w16cid:durableId="1512179950">
    <w:abstractNumId w:val="60"/>
  </w:num>
  <w:num w:numId="32" w16cid:durableId="762192762">
    <w:abstractNumId w:val="35"/>
  </w:num>
  <w:num w:numId="33" w16cid:durableId="1657296640">
    <w:abstractNumId w:val="53"/>
  </w:num>
  <w:num w:numId="34" w16cid:durableId="560285297">
    <w:abstractNumId w:val="12"/>
  </w:num>
  <w:num w:numId="35" w16cid:durableId="1906450732">
    <w:abstractNumId w:val="34"/>
  </w:num>
  <w:num w:numId="36" w16cid:durableId="587931408">
    <w:abstractNumId w:val="0"/>
  </w:num>
  <w:num w:numId="37" w16cid:durableId="9315449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83153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4115356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370492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124792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3613976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9719071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451047909">
    <w:abstractNumId w:val="67"/>
  </w:num>
  <w:num w:numId="45" w16cid:durableId="204104289">
    <w:abstractNumId w:val="22"/>
  </w:num>
  <w:num w:numId="46" w16cid:durableId="1921285249">
    <w:abstractNumId w:val="51"/>
  </w:num>
  <w:num w:numId="47" w16cid:durableId="969432731">
    <w:abstractNumId w:val="39"/>
  </w:num>
  <w:num w:numId="48" w16cid:durableId="475604813">
    <w:abstractNumId w:val="16"/>
  </w:num>
  <w:num w:numId="49" w16cid:durableId="295070595">
    <w:abstractNumId w:val="4"/>
  </w:num>
  <w:num w:numId="50" w16cid:durableId="1821925785">
    <w:abstractNumId w:val="5"/>
  </w:num>
  <w:num w:numId="51" w16cid:durableId="1023701553">
    <w:abstractNumId w:val="70"/>
  </w:num>
  <w:num w:numId="52" w16cid:durableId="1101801991">
    <w:abstractNumId w:val="3"/>
  </w:num>
  <w:num w:numId="53" w16cid:durableId="1465536387">
    <w:abstractNumId w:val="36"/>
  </w:num>
  <w:num w:numId="54" w16cid:durableId="16666892">
    <w:abstractNumId w:val="17"/>
  </w:num>
  <w:num w:numId="55" w16cid:durableId="1151555612">
    <w:abstractNumId w:val="65"/>
  </w:num>
  <w:num w:numId="56" w16cid:durableId="712580629">
    <w:abstractNumId w:val="19"/>
  </w:num>
  <w:num w:numId="57" w16cid:durableId="1201161699">
    <w:abstractNumId w:val="20"/>
  </w:num>
  <w:num w:numId="58" w16cid:durableId="916867575">
    <w:abstractNumId w:val="1"/>
  </w:num>
  <w:num w:numId="59" w16cid:durableId="1421874322">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859709707">
    <w:abstractNumId w:val="41"/>
  </w:num>
  <w:num w:numId="61" w16cid:durableId="1214850786">
    <w:abstractNumId w:val="54"/>
  </w:num>
  <w:num w:numId="62" w16cid:durableId="1205555879">
    <w:abstractNumId w:val="21"/>
  </w:num>
  <w:num w:numId="63" w16cid:durableId="1562212171">
    <w:abstractNumId w:val="26"/>
  </w:num>
  <w:num w:numId="64" w16cid:durableId="1400401453">
    <w:abstractNumId w:val="62"/>
  </w:num>
  <w:num w:numId="65" w16cid:durableId="312954325">
    <w:abstractNumId w:val="13"/>
  </w:num>
  <w:num w:numId="66" w16cid:durableId="1552841778">
    <w:abstractNumId w:val="11"/>
  </w:num>
  <w:num w:numId="67" w16cid:durableId="630944034">
    <w:abstractNumId w:val="37"/>
  </w:num>
  <w:num w:numId="68" w16cid:durableId="633603427">
    <w:abstractNumId w:val="46"/>
  </w:num>
  <w:num w:numId="69" w16cid:durableId="1771197190">
    <w:abstractNumId w:val="15"/>
  </w:num>
  <w:num w:numId="70" w16cid:durableId="1555005193">
    <w:abstractNumId w:val="24"/>
  </w:num>
  <w:num w:numId="71" w16cid:durableId="243153213">
    <w:abstractNumId w:val="69"/>
  </w:num>
  <w:num w:numId="72" w16cid:durableId="238684172">
    <w:abstractNumId w:val="61"/>
  </w:num>
  <w:num w:numId="73" w16cid:durableId="1638760261">
    <w:abstractNumId w:val="32"/>
  </w:num>
  <w:num w:numId="74" w16cid:durableId="1624313252">
    <w:abstractNumId w:val="14"/>
  </w:num>
  <w:num w:numId="75" w16cid:durableId="923152771">
    <w:abstractNumId w:val="18"/>
  </w:num>
  <w:num w:numId="76" w16cid:durableId="389770511">
    <w:abstractNumId w:val="29"/>
  </w:num>
  <w:num w:numId="77" w16cid:durableId="505629681">
    <w:abstractNumId w:val="25"/>
  </w:num>
  <w:num w:numId="78" w16cid:durableId="1285041429">
    <w:abstractNumId w:val="42"/>
  </w:num>
  <w:num w:numId="79" w16cid:durableId="111945107">
    <w:abstractNumId w:val="28"/>
  </w:num>
  <w:num w:numId="80" w16cid:durableId="699207148">
    <w:abstractNumId w:val="9"/>
  </w:num>
  <w:numIdMacAtCleanup w:val="7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dyrov, Timur">
    <w15:presenceInfo w15:providerId="AD" w15:userId="S::timur.kadyrov@itu.int::3d311b95-7e0f-46d0-99f7-cda167844d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E11"/>
    <w:rsid w:val="000058F8"/>
    <w:rsid w:val="00016586"/>
    <w:rsid w:val="00030F8A"/>
    <w:rsid w:val="00036E11"/>
    <w:rsid w:val="00040622"/>
    <w:rsid w:val="000469D3"/>
    <w:rsid w:val="00051260"/>
    <w:rsid w:val="00056252"/>
    <w:rsid w:val="0008599F"/>
    <w:rsid w:val="000A7110"/>
    <w:rsid w:val="000A73E2"/>
    <w:rsid w:val="000B776F"/>
    <w:rsid w:val="000C1F11"/>
    <w:rsid w:val="000D2FB3"/>
    <w:rsid w:val="000E2D6B"/>
    <w:rsid w:val="001223E7"/>
    <w:rsid w:val="001322AE"/>
    <w:rsid w:val="001449F4"/>
    <w:rsid w:val="00171339"/>
    <w:rsid w:val="00172BDB"/>
    <w:rsid w:val="001861F5"/>
    <w:rsid w:val="00186373"/>
    <w:rsid w:val="00194E96"/>
    <w:rsid w:val="001B3872"/>
    <w:rsid w:val="002000DE"/>
    <w:rsid w:val="00203C39"/>
    <w:rsid w:val="002366C2"/>
    <w:rsid w:val="00242E2F"/>
    <w:rsid w:val="002432A8"/>
    <w:rsid w:val="00246B51"/>
    <w:rsid w:val="00251EFE"/>
    <w:rsid w:val="00254251"/>
    <w:rsid w:val="00254C40"/>
    <w:rsid w:val="00257C2F"/>
    <w:rsid w:val="00270668"/>
    <w:rsid w:val="00280607"/>
    <w:rsid w:val="00284499"/>
    <w:rsid w:val="00294CA6"/>
    <w:rsid w:val="00295946"/>
    <w:rsid w:val="002B1FAE"/>
    <w:rsid w:val="002C6532"/>
    <w:rsid w:val="002C7C6D"/>
    <w:rsid w:val="002D121F"/>
    <w:rsid w:val="00303BD0"/>
    <w:rsid w:val="003058AA"/>
    <w:rsid w:val="00307DE1"/>
    <w:rsid w:val="0033179D"/>
    <w:rsid w:val="00341857"/>
    <w:rsid w:val="00357BB4"/>
    <w:rsid w:val="003657DE"/>
    <w:rsid w:val="0036699D"/>
    <w:rsid w:val="003816DF"/>
    <w:rsid w:val="00382A32"/>
    <w:rsid w:val="003851C3"/>
    <w:rsid w:val="00386427"/>
    <w:rsid w:val="00395FE4"/>
    <w:rsid w:val="003A6089"/>
    <w:rsid w:val="003B2951"/>
    <w:rsid w:val="003B3509"/>
    <w:rsid w:val="003C0147"/>
    <w:rsid w:val="003E2284"/>
    <w:rsid w:val="003E6916"/>
    <w:rsid w:val="004033C6"/>
    <w:rsid w:val="004112A6"/>
    <w:rsid w:val="00412BDA"/>
    <w:rsid w:val="00433FAC"/>
    <w:rsid w:val="00457CDC"/>
    <w:rsid w:val="00464822"/>
    <w:rsid w:val="00466BEB"/>
    <w:rsid w:val="0048518C"/>
    <w:rsid w:val="00487308"/>
    <w:rsid w:val="0048741A"/>
    <w:rsid w:val="00494B64"/>
    <w:rsid w:val="004C3FA0"/>
    <w:rsid w:val="004D0347"/>
    <w:rsid w:val="00500DDF"/>
    <w:rsid w:val="00502BD8"/>
    <w:rsid w:val="00504AD2"/>
    <w:rsid w:val="00506757"/>
    <w:rsid w:val="00506D0D"/>
    <w:rsid w:val="00513BE7"/>
    <w:rsid w:val="00537DEF"/>
    <w:rsid w:val="0056301E"/>
    <w:rsid w:val="00564936"/>
    <w:rsid w:val="00580CF6"/>
    <w:rsid w:val="00583E98"/>
    <w:rsid w:val="00592627"/>
    <w:rsid w:val="005C2DDC"/>
    <w:rsid w:val="005C5A9F"/>
    <w:rsid w:val="005D1451"/>
    <w:rsid w:val="005E4D87"/>
    <w:rsid w:val="005E6F5B"/>
    <w:rsid w:val="005E78AE"/>
    <w:rsid w:val="005F570D"/>
    <w:rsid w:val="006048D1"/>
    <w:rsid w:val="00620E7C"/>
    <w:rsid w:val="0063134A"/>
    <w:rsid w:val="006360BE"/>
    <w:rsid w:val="00652371"/>
    <w:rsid w:val="00653C97"/>
    <w:rsid w:val="006813E0"/>
    <w:rsid w:val="006863E4"/>
    <w:rsid w:val="006B0AED"/>
    <w:rsid w:val="006B13C4"/>
    <w:rsid w:val="006B2016"/>
    <w:rsid w:val="006B46A5"/>
    <w:rsid w:val="006B5738"/>
    <w:rsid w:val="006D2B77"/>
    <w:rsid w:val="006D6F98"/>
    <w:rsid w:val="006E0B0B"/>
    <w:rsid w:val="006E47BF"/>
    <w:rsid w:val="007221FC"/>
    <w:rsid w:val="00731D82"/>
    <w:rsid w:val="00737025"/>
    <w:rsid w:val="00740AB2"/>
    <w:rsid w:val="00744414"/>
    <w:rsid w:val="007504BF"/>
    <w:rsid w:val="00775F27"/>
    <w:rsid w:val="0078342E"/>
    <w:rsid w:val="007B2B07"/>
    <w:rsid w:val="007B4578"/>
    <w:rsid w:val="007C1AFD"/>
    <w:rsid w:val="007C5309"/>
    <w:rsid w:val="007D6946"/>
    <w:rsid w:val="007E112E"/>
    <w:rsid w:val="007F2B4B"/>
    <w:rsid w:val="007F350B"/>
    <w:rsid w:val="007F4A2A"/>
    <w:rsid w:val="007F4DA4"/>
    <w:rsid w:val="007F6C50"/>
    <w:rsid w:val="00802B9C"/>
    <w:rsid w:val="00837E2D"/>
    <w:rsid w:val="00842F57"/>
    <w:rsid w:val="00847856"/>
    <w:rsid w:val="008551A9"/>
    <w:rsid w:val="00860003"/>
    <w:rsid w:val="0086535E"/>
    <w:rsid w:val="00870CF9"/>
    <w:rsid w:val="00870F9E"/>
    <w:rsid w:val="008852DB"/>
    <w:rsid w:val="008865D4"/>
    <w:rsid w:val="008911BC"/>
    <w:rsid w:val="00891E70"/>
    <w:rsid w:val="0089671F"/>
    <w:rsid w:val="008C25F1"/>
    <w:rsid w:val="008E5AB8"/>
    <w:rsid w:val="00920C1B"/>
    <w:rsid w:val="009210A8"/>
    <w:rsid w:val="0092712D"/>
    <w:rsid w:val="009301EF"/>
    <w:rsid w:val="009319D7"/>
    <w:rsid w:val="009319E8"/>
    <w:rsid w:val="0095362F"/>
    <w:rsid w:val="009600D9"/>
    <w:rsid w:val="00960F82"/>
    <w:rsid w:val="009816BA"/>
    <w:rsid w:val="009A1C2F"/>
    <w:rsid w:val="009A4C38"/>
    <w:rsid w:val="009C4137"/>
    <w:rsid w:val="009C45E0"/>
    <w:rsid w:val="009D45A3"/>
    <w:rsid w:val="009D6D57"/>
    <w:rsid w:val="009F5B2B"/>
    <w:rsid w:val="00A17303"/>
    <w:rsid w:val="00A20BB2"/>
    <w:rsid w:val="00A32A7E"/>
    <w:rsid w:val="00A53CE5"/>
    <w:rsid w:val="00A561F5"/>
    <w:rsid w:val="00A661F0"/>
    <w:rsid w:val="00A75314"/>
    <w:rsid w:val="00A90097"/>
    <w:rsid w:val="00AA6C9B"/>
    <w:rsid w:val="00AB0BD3"/>
    <w:rsid w:val="00AD0DC7"/>
    <w:rsid w:val="00AD6E55"/>
    <w:rsid w:val="00AD72AA"/>
    <w:rsid w:val="00AF3D73"/>
    <w:rsid w:val="00B04D8B"/>
    <w:rsid w:val="00B11308"/>
    <w:rsid w:val="00B16ED6"/>
    <w:rsid w:val="00B172A1"/>
    <w:rsid w:val="00B23A3A"/>
    <w:rsid w:val="00B24F7B"/>
    <w:rsid w:val="00B263C2"/>
    <w:rsid w:val="00B33760"/>
    <w:rsid w:val="00B4204C"/>
    <w:rsid w:val="00B44800"/>
    <w:rsid w:val="00B523A2"/>
    <w:rsid w:val="00B55826"/>
    <w:rsid w:val="00B5689B"/>
    <w:rsid w:val="00B80886"/>
    <w:rsid w:val="00B80E99"/>
    <w:rsid w:val="00B81C69"/>
    <w:rsid w:val="00B827D8"/>
    <w:rsid w:val="00B92AB7"/>
    <w:rsid w:val="00BB3091"/>
    <w:rsid w:val="00BB5B31"/>
    <w:rsid w:val="00BC0B4B"/>
    <w:rsid w:val="00BF441E"/>
    <w:rsid w:val="00C04840"/>
    <w:rsid w:val="00C05516"/>
    <w:rsid w:val="00C10D49"/>
    <w:rsid w:val="00C21665"/>
    <w:rsid w:val="00C21C1C"/>
    <w:rsid w:val="00C4549A"/>
    <w:rsid w:val="00C57B56"/>
    <w:rsid w:val="00C63F36"/>
    <w:rsid w:val="00C667CD"/>
    <w:rsid w:val="00C80777"/>
    <w:rsid w:val="00C94377"/>
    <w:rsid w:val="00C95E7B"/>
    <w:rsid w:val="00C96D11"/>
    <w:rsid w:val="00CA5237"/>
    <w:rsid w:val="00CD6630"/>
    <w:rsid w:val="00CE11F0"/>
    <w:rsid w:val="00CE730F"/>
    <w:rsid w:val="00D0113C"/>
    <w:rsid w:val="00D0506A"/>
    <w:rsid w:val="00D11D03"/>
    <w:rsid w:val="00D233A5"/>
    <w:rsid w:val="00D262E6"/>
    <w:rsid w:val="00D50E21"/>
    <w:rsid w:val="00D63665"/>
    <w:rsid w:val="00D67824"/>
    <w:rsid w:val="00D71B62"/>
    <w:rsid w:val="00D72F18"/>
    <w:rsid w:val="00D8059E"/>
    <w:rsid w:val="00D81629"/>
    <w:rsid w:val="00DB5635"/>
    <w:rsid w:val="00DE5540"/>
    <w:rsid w:val="00E05246"/>
    <w:rsid w:val="00E112A6"/>
    <w:rsid w:val="00E124D6"/>
    <w:rsid w:val="00E23335"/>
    <w:rsid w:val="00E23C27"/>
    <w:rsid w:val="00E3372C"/>
    <w:rsid w:val="00E37942"/>
    <w:rsid w:val="00E43967"/>
    <w:rsid w:val="00E4401A"/>
    <w:rsid w:val="00E44E55"/>
    <w:rsid w:val="00E55AB6"/>
    <w:rsid w:val="00E70EE7"/>
    <w:rsid w:val="00E73368"/>
    <w:rsid w:val="00E82177"/>
    <w:rsid w:val="00EA370A"/>
    <w:rsid w:val="00EB1DE5"/>
    <w:rsid w:val="00EB6541"/>
    <w:rsid w:val="00EC729E"/>
    <w:rsid w:val="00ED37E9"/>
    <w:rsid w:val="00EE5B9C"/>
    <w:rsid w:val="00EF64AC"/>
    <w:rsid w:val="00F14D6E"/>
    <w:rsid w:val="00F20F06"/>
    <w:rsid w:val="00F2100F"/>
    <w:rsid w:val="00F21396"/>
    <w:rsid w:val="00F33518"/>
    <w:rsid w:val="00F4365B"/>
    <w:rsid w:val="00F464A0"/>
    <w:rsid w:val="00F46DD6"/>
    <w:rsid w:val="00F53119"/>
    <w:rsid w:val="00F57AF2"/>
    <w:rsid w:val="00F83BD4"/>
    <w:rsid w:val="00F87E41"/>
    <w:rsid w:val="00F95C50"/>
    <w:rsid w:val="00FC0125"/>
    <w:rsid w:val="00FD59E9"/>
    <w:rsid w:val="00FE6C9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7F372"/>
  <w15:docId w15:val="{728DB42D-D438-44E2-A447-9E1EC2BA6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er" w:uiPriority="99"/>
    <w:lsdException w:name="Title" w:uiPriority="10"/>
    <w:lsdException w:name="Subtitle" w:uiPriority="11"/>
    <w:lsdException w:name="Hyperlink" w:uiPriority="99"/>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Intense Emphasis" w:uiPriority="21" w:qFormat="1"/>
    <w:lsdException w:name="Intense Reference" w:uiPriority="32"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link w:val="Heading4Char"/>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link w:val="Heading5Cha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link w:val="Heading6Cha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link w:val="Heading7Cha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link w:val="Heading8Cha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link w:val="Heading9Cha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link w:val="SubtitleChar"/>
    <w:uiPriority w:val="11"/>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link w:val="FigureChar"/>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PlaceholderText">
    <w:name w:val="Placeholder Text"/>
    <w:basedOn w:val="DefaultParagraphFont"/>
    <w:uiPriority w:val="99"/>
    <w:rsid w:val="007F350B"/>
    <w:rPr>
      <w:color w:val="666666"/>
    </w:rPr>
  </w:style>
  <w:style w:type="paragraph" w:customStyle="1" w:styleId="Equationlegend">
    <w:name w:val="Equation_legend"/>
    <w:basedOn w:val="NormalIndent"/>
    <w:rsid w:val="00A32A7E"/>
    <w:pPr>
      <w:tabs>
        <w:tab w:val="right" w:pos="1701"/>
        <w:tab w:val="left" w:pos="1985"/>
      </w:tabs>
      <w:overflowPunct w:val="0"/>
      <w:autoSpaceDE w:val="0"/>
      <w:autoSpaceDN w:val="0"/>
      <w:adjustRightInd w:val="0"/>
      <w:spacing w:before="80" w:after="0"/>
      <w:ind w:left="1985" w:hanging="1985"/>
      <w:jc w:val="both"/>
      <w:textAlignment w:val="baseline"/>
    </w:pPr>
    <w:rPr>
      <w:rFonts w:ascii="Times New Roman" w:eastAsia="Times New Roman" w:hAnsi="Times New Roman" w:cs="Times New Roman"/>
      <w:szCs w:val="20"/>
    </w:rPr>
  </w:style>
  <w:style w:type="paragraph" w:styleId="NormalIndent">
    <w:name w:val="Normal Indent"/>
    <w:basedOn w:val="Normal"/>
    <w:uiPriority w:val="99"/>
    <w:rsid w:val="00A32A7E"/>
    <w:pPr>
      <w:ind w:left="720"/>
    </w:pPr>
  </w:style>
  <w:style w:type="table" w:styleId="TableGrid">
    <w:name w:val="Table Grid"/>
    <w:basedOn w:val="TableNormal"/>
    <w:uiPriority w:val="39"/>
    <w:rsid w:val="00E2333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rsid w:val="00ED37E9"/>
    <w:rPr>
      <w:sz w:val="16"/>
      <w:szCs w:val="16"/>
    </w:rPr>
  </w:style>
  <w:style w:type="paragraph" w:styleId="CommentText">
    <w:name w:val="annotation text"/>
    <w:basedOn w:val="Normal"/>
    <w:link w:val="CommentTextChar"/>
    <w:rsid w:val="00ED37E9"/>
    <w:rPr>
      <w:sz w:val="20"/>
      <w:szCs w:val="20"/>
    </w:rPr>
  </w:style>
  <w:style w:type="character" w:customStyle="1" w:styleId="CommentTextChar">
    <w:name w:val="Comment Text Char"/>
    <w:basedOn w:val="DefaultParagraphFont"/>
    <w:link w:val="CommentText"/>
    <w:rsid w:val="00ED37E9"/>
    <w:rPr>
      <w:sz w:val="20"/>
      <w:szCs w:val="20"/>
    </w:rPr>
  </w:style>
  <w:style w:type="paragraph" w:styleId="CommentSubject">
    <w:name w:val="annotation subject"/>
    <w:basedOn w:val="CommentText"/>
    <w:next w:val="CommentText"/>
    <w:link w:val="CommentSubjectChar"/>
    <w:rsid w:val="00ED37E9"/>
    <w:rPr>
      <w:b/>
      <w:bCs/>
    </w:rPr>
  </w:style>
  <w:style w:type="character" w:customStyle="1" w:styleId="CommentSubjectChar">
    <w:name w:val="Comment Subject Char"/>
    <w:basedOn w:val="CommentTextChar"/>
    <w:link w:val="CommentSubject"/>
    <w:rsid w:val="00ED37E9"/>
    <w:rPr>
      <w:b/>
      <w:bCs/>
      <w:sz w:val="20"/>
      <w:szCs w:val="20"/>
    </w:rPr>
  </w:style>
  <w:style w:type="paragraph" w:customStyle="1" w:styleId="Tabletext">
    <w:name w:val="Table_text"/>
    <w:basedOn w:val="Normal"/>
    <w:link w:val="TabletextChar"/>
    <w:rsid w:val="0033179D"/>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pPr>
    <w:rPr>
      <w:rFonts w:ascii="Times New Roman" w:eastAsia="Times New Roman" w:hAnsi="Times New Roman" w:cs="Times New Roman"/>
      <w:sz w:val="22"/>
      <w:szCs w:val="20"/>
      <w:lang w:val="en-GB"/>
    </w:rPr>
  </w:style>
  <w:style w:type="character" w:customStyle="1" w:styleId="TabletextChar">
    <w:name w:val="Table_text Char"/>
    <w:link w:val="Tabletext"/>
    <w:qFormat/>
    <w:locked/>
    <w:rsid w:val="0033179D"/>
    <w:rPr>
      <w:rFonts w:ascii="Times New Roman" w:eastAsia="Times New Roman" w:hAnsi="Times New Roman" w:cs="Times New Roman"/>
      <w:sz w:val="22"/>
      <w:szCs w:val="20"/>
      <w:lang w:val="en-GB"/>
    </w:rPr>
  </w:style>
  <w:style w:type="paragraph" w:styleId="Revision">
    <w:name w:val="Revision"/>
    <w:hidden/>
    <w:rsid w:val="00B16ED6"/>
    <w:pPr>
      <w:spacing w:after="0"/>
    </w:pPr>
  </w:style>
  <w:style w:type="paragraph" w:customStyle="1" w:styleId="Normalaftertitle">
    <w:name w:val="Normal_after_title"/>
    <w:basedOn w:val="Normal"/>
    <w:next w:val="Normal"/>
    <w:link w:val="NormalaftertitleChar"/>
    <w:rsid w:val="00D50E21"/>
    <w:pPr>
      <w:tabs>
        <w:tab w:val="left" w:pos="794"/>
        <w:tab w:val="left" w:pos="1191"/>
        <w:tab w:val="left" w:pos="1588"/>
        <w:tab w:val="left" w:pos="1985"/>
      </w:tabs>
      <w:overflowPunct w:val="0"/>
      <w:autoSpaceDE w:val="0"/>
      <w:autoSpaceDN w:val="0"/>
      <w:adjustRightInd w:val="0"/>
      <w:spacing w:before="320" w:after="0"/>
      <w:jc w:val="both"/>
      <w:textAlignment w:val="baseline"/>
    </w:pPr>
    <w:rPr>
      <w:rFonts w:ascii="Times New Roman" w:eastAsia="Times New Roman" w:hAnsi="Times New Roman" w:cs="Times New Roman"/>
      <w:szCs w:val="20"/>
      <w:lang w:val="en-GB"/>
    </w:rPr>
  </w:style>
  <w:style w:type="paragraph" w:customStyle="1" w:styleId="enumlev1">
    <w:name w:val="enumlev1"/>
    <w:basedOn w:val="Normal"/>
    <w:link w:val="enumlev1Char"/>
    <w:qFormat/>
    <w:rsid w:val="00D50E21"/>
    <w:pPr>
      <w:tabs>
        <w:tab w:val="left" w:pos="794"/>
        <w:tab w:val="left" w:pos="1191"/>
        <w:tab w:val="left" w:pos="1588"/>
        <w:tab w:val="left" w:pos="1985"/>
      </w:tabs>
      <w:overflowPunct w:val="0"/>
      <w:autoSpaceDE w:val="0"/>
      <w:autoSpaceDN w:val="0"/>
      <w:adjustRightInd w:val="0"/>
      <w:spacing w:before="80" w:after="0"/>
      <w:ind w:left="794" w:hanging="794"/>
      <w:jc w:val="both"/>
      <w:textAlignment w:val="baseline"/>
    </w:pPr>
    <w:rPr>
      <w:rFonts w:ascii="Times New Roman" w:eastAsia="Times New Roman" w:hAnsi="Times New Roman" w:cs="Times New Roman"/>
      <w:szCs w:val="20"/>
      <w:lang w:val="en-GB"/>
    </w:rPr>
  </w:style>
  <w:style w:type="character" w:customStyle="1" w:styleId="enumlev1Char">
    <w:name w:val="enumlev1 Char"/>
    <w:link w:val="enumlev1"/>
    <w:qFormat/>
    <w:rsid w:val="00D50E21"/>
    <w:rPr>
      <w:rFonts w:ascii="Times New Roman" w:eastAsia="Times New Roman" w:hAnsi="Times New Roman" w:cs="Times New Roman"/>
      <w:szCs w:val="20"/>
      <w:lang w:val="en-GB"/>
    </w:rPr>
  </w:style>
  <w:style w:type="character" w:customStyle="1" w:styleId="NormalaftertitleChar">
    <w:name w:val="Normal_after_title Char"/>
    <w:basedOn w:val="DefaultParagraphFont"/>
    <w:link w:val="Normalaftertitle"/>
    <w:locked/>
    <w:rsid w:val="00D50E21"/>
    <w:rPr>
      <w:rFonts w:ascii="Times New Roman" w:eastAsia="Times New Roman" w:hAnsi="Times New Roman" w:cs="Times New Roman"/>
      <w:szCs w:val="20"/>
      <w:lang w:val="en-GB"/>
    </w:rPr>
  </w:style>
  <w:style w:type="character" w:styleId="UnresolvedMention">
    <w:name w:val="Unresolved Mention"/>
    <w:basedOn w:val="DefaultParagraphFont"/>
    <w:uiPriority w:val="99"/>
    <w:semiHidden/>
    <w:unhideWhenUsed/>
    <w:rsid w:val="009816BA"/>
    <w:rPr>
      <w:color w:val="605E5C"/>
      <w:shd w:val="clear" w:color="auto" w:fill="E1DFDD"/>
    </w:rPr>
  </w:style>
  <w:style w:type="paragraph" w:customStyle="1" w:styleId="Default">
    <w:name w:val="Default"/>
    <w:rsid w:val="002D121F"/>
    <w:pPr>
      <w:autoSpaceDE w:val="0"/>
      <w:autoSpaceDN w:val="0"/>
      <w:adjustRightInd w:val="0"/>
      <w:spacing w:after="0"/>
    </w:pPr>
    <w:rPr>
      <w:rFonts w:ascii="Times New Roman" w:hAnsi="Times New Roman" w:cs="Times New Roman"/>
      <w:color w:val="000000"/>
      <w:lang w:val="en-GB"/>
    </w:rPr>
  </w:style>
  <w:style w:type="character" w:customStyle="1" w:styleId="BodyTextChar">
    <w:name w:val="Body Text Char"/>
    <w:basedOn w:val="DefaultParagraphFont"/>
    <w:link w:val="BodyText"/>
    <w:rsid w:val="001861F5"/>
  </w:style>
  <w:style w:type="paragraph" w:styleId="NormalWeb">
    <w:name w:val="Normal (Web)"/>
    <w:basedOn w:val="Normal"/>
    <w:uiPriority w:val="99"/>
    <w:rsid w:val="00A20BB2"/>
    <w:rPr>
      <w:rFonts w:ascii="Times New Roman" w:hAnsi="Times New Roman" w:cs="Times New Roman"/>
    </w:rPr>
  </w:style>
  <w:style w:type="paragraph" w:styleId="ListParagraph">
    <w:name w:val="List Paragraph"/>
    <w:basedOn w:val="Normal"/>
    <w:uiPriority w:val="34"/>
    <w:qFormat/>
    <w:rsid w:val="00203C39"/>
    <w:pPr>
      <w:ind w:left="720"/>
      <w:contextualSpacing/>
    </w:pPr>
  </w:style>
  <w:style w:type="paragraph" w:customStyle="1" w:styleId="Headingb">
    <w:name w:val="Heading_b"/>
    <w:basedOn w:val="Heading3"/>
    <w:next w:val="Normal"/>
    <w:link w:val="HeadingbChar"/>
    <w:qFormat/>
    <w:rsid w:val="00412BDA"/>
    <w:pPr>
      <w:tabs>
        <w:tab w:val="left" w:pos="794"/>
        <w:tab w:val="left" w:pos="1191"/>
        <w:tab w:val="left" w:pos="1588"/>
        <w:tab w:val="left" w:pos="1985"/>
      </w:tabs>
      <w:overflowPunct w:val="0"/>
      <w:autoSpaceDE w:val="0"/>
      <w:autoSpaceDN w:val="0"/>
      <w:adjustRightInd w:val="0"/>
      <w:spacing w:before="160"/>
      <w:jc w:val="both"/>
      <w:textAlignment w:val="baseline"/>
      <w:outlineLvl w:val="9"/>
    </w:pPr>
    <w:rPr>
      <w:rFonts w:ascii="Times New Roman" w:eastAsia="Times New Roman" w:hAnsi="Times New Roman" w:cs="Times New Roman"/>
      <w:bCs w:val="0"/>
      <w:color w:val="auto"/>
      <w:szCs w:val="20"/>
      <w:lang w:val="en-GB"/>
    </w:rPr>
  </w:style>
  <w:style w:type="paragraph" w:customStyle="1" w:styleId="enumlev2">
    <w:name w:val="enumlev2"/>
    <w:basedOn w:val="enumlev1"/>
    <w:rsid w:val="00412BDA"/>
    <w:pPr>
      <w:ind w:left="1191" w:hanging="397"/>
    </w:pPr>
  </w:style>
  <w:style w:type="paragraph" w:customStyle="1" w:styleId="Equation">
    <w:name w:val="Equation"/>
    <w:basedOn w:val="Normal"/>
    <w:link w:val="EquationChar"/>
    <w:rsid w:val="00412BDA"/>
    <w:pPr>
      <w:tabs>
        <w:tab w:val="left" w:pos="794"/>
        <w:tab w:val="center" w:pos="4820"/>
        <w:tab w:val="right" w:pos="9639"/>
      </w:tabs>
      <w:overflowPunct w:val="0"/>
      <w:autoSpaceDE w:val="0"/>
      <w:autoSpaceDN w:val="0"/>
      <w:adjustRightInd w:val="0"/>
      <w:spacing w:before="120" w:after="0"/>
      <w:jc w:val="both"/>
      <w:textAlignment w:val="baseline"/>
    </w:pPr>
    <w:rPr>
      <w:rFonts w:ascii="Times New Roman" w:eastAsia="Times New Roman" w:hAnsi="Times New Roman" w:cs="Times New Roman"/>
      <w:szCs w:val="20"/>
      <w:lang w:val="en-GB"/>
    </w:rPr>
  </w:style>
  <w:style w:type="paragraph" w:customStyle="1" w:styleId="FigureNo">
    <w:name w:val="Figure_No"/>
    <w:basedOn w:val="Normal"/>
    <w:next w:val="Figuretitle"/>
    <w:link w:val="FigureNo0"/>
    <w:rsid w:val="00412BDA"/>
    <w:pPr>
      <w:keepNext/>
      <w:keepLines/>
      <w:tabs>
        <w:tab w:val="left" w:pos="794"/>
        <w:tab w:val="left" w:pos="1191"/>
        <w:tab w:val="left" w:pos="1588"/>
        <w:tab w:val="left" w:pos="1985"/>
      </w:tabs>
      <w:overflowPunct w:val="0"/>
      <w:autoSpaceDE w:val="0"/>
      <w:autoSpaceDN w:val="0"/>
      <w:adjustRightInd w:val="0"/>
      <w:spacing w:before="480" w:after="80"/>
      <w:jc w:val="center"/>
      <w:textAlignment w:val="baseline"/>
    </w:pPr>
    <w:rPr>
      <w:rFonts w:ascii="Times New Roman" w:eastAsia="Times New Roman" w:hAnsi="Times New Roman" w:cs="Times New Roman"/>
      <w:caps/>
      <w:sz w:val="18"/>
      <w:szCs w:val="20"/>
      <w:lang w:val="en-GB"/>
    </w:rPr>
  </w:style>
  <w:style w:type="paragraph" w:customStyle="1" w:styleId="Figuretitle">
    <w:name w:val="Figure_title"/>
    <w:basedOn w:val="Normal"/>
    <w:next w:val="Figure"/>
    <w:link w:val="FiguretitleChar"/>
    <w:rsid w:val="00412BDA"/>
    <w:pPr>
      <w:keepNext/>
      <w:tabs>
        <w:tab w:val="left" w:pos="794"/>
        <w:tab w:val="left" w:pos="1191"/>
        <w:tab w:val="left" w:pos="1588"/>
        <w:tab w:val="left" w:pos="1985"/>
      </w:tabs>
      <w:overflowPunct w:val="0"/>
      <w:autoSpaceDE w:val="0"/>
      <w:autoSpaceDN w:val="0"/>
      <w:adjustRightInd w:val="0"/>
      <w:spacing w:after="120"/>
      <w:jc w:val="center"/>
      <w:textAlignment w:val="baseline"/>
    </w:pPr>
    <w:rPr>
      <w:rFonts w:ascii="Times New Roman Bold" w:eastAsia="Times New Roman" w:hAnsi="Times New Roman Bold" w:cs="Times New Roman"/>
      <w:b/>
      <w:sz w:val="18"/>
      <w:szCs w:val="20"/>
      <w:lang w:val="en-GB"/>
    </w:rPr>
  </w:style>
  <w:style w:type="character" w:customStyle="1" w:styleId="HeadingbChar">
    <w:name w:val="Heading_b Char"/>
    <w:link w:val="Headingb"/>
    <w:locked/>
    <w:rsid w:val="00412BDA"/>
    <w:rPr>
      <w:rFonts w:ascii="Times New Roman" w:eastAsia="Times New Roman" w:hAnsi="Times New Roman" w:cs="Times New Roman"/>
      <w:b/>
      <w:szCs w:val="20"/>
      <w:lang w:val="en-GB"/>
    </w:rPr>
  </w:style>
  <w:style w:type="character" w:customStyle="1" w:styleId="FigureChar">
    <w:name w:val="Figure Char"/>
    <w:aliases w:val="fig Char"/>
    <w:link w:val="Figure"/>
    <w:rsid w:val="00412BDA"/>
  </w:style>
  <w:style w:type="character" w:customStyle="1" w:styleId="FiguretitleChar">
    <w:name w:val="Figure_title Char"/>
    <w:link w:val="Figuretitle"/>
    <w:rsid w:val="00412BDA"/>
    <w:rPr>
      <w:rFonts w:ascii="Times New Roman Bold" w:eastAsia="Times New Roman" w:hAnsi="Times New Roman Bold" w:cs="Times New Roman"/>
      <w:b/>
      <w:sz w:val="18"/>
      <w:szCs w:val="20"/>
      <w:lang w:val="en-GB"/>
    </w:rPr>
  </w:style>
  <w:style w:type="character" w:customStyle="1" w:styleId="FigureNo0">
    <w:name w:val="Figure_No (文字)"/>
    <w:link w:val="FigureNo"/>
    <w:rsid w:val="00412BDA"/>
    <w:rPr>
      <w:rFonts w:ascii="Times New Roman" w:eastAsia="Times New Roman" w:hAnsi="Times New Roman" w:cs="Times New Roman"/>
      <w:caps/>
      <w:sz w:val="18"/>
      <w:szCs w:val="20"/>
      <w:lang w:val="en-GB"/>
    </w:rPr>
  </w:style>
  <w:style w:type="character" w:customStyle="1" w:styleId="EquationChar">
    <w:name w:val="Equation Char"/>
    <w:basedOn w:val="DefaultParagraphFont"/>
    <w:link w:val="Equation"/>
    <w:locked/>
    <w:rsid w:val="00412BDA"/>
    <w:rPr>
      <w:rFonts w:ascii="Times New Roman" w:eastAsia="Times New Roman" w:hAnsi="Times New Roman" w:cs="Times New Roman"/>
      <w:szCs w:val="20"/>
      <w:lang w:val="en-GB"/>
    </w:rPr>
  </w:style>
  <w:style w:type="paragraph" w:customStyle="1" w:styleId="Tablehead">
    <w:name w:val="Table_head"/>
    <w:basedOn w:val="Normal"/>
    <w:next w:val="Normal"/>
    <w:link w:val="TableheadChar"/>
    <w:rsid w:val="00412BDA"/>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ascii="Times New Roman" w:eastAsia="Times New Roman" w:hAnsi="Times New Roman" w:cs="Times New Roman"/>
      <w:b/>
      <w:sz w:val="22"/>
      <w:szCs w:val="20"/>
      <w:lang w:val="en-GB"/>
    </w:rPr>
  </w:style>
  <w:style w:type="paragraph" w:customStyle="1" w:styleId="TableNo">
    <w:name w:val="Table_No"/>
    <w:basedOn w:val="Normal"/>
    <w:next w:val="Normal"/>
    <w:link w:val="TableNoChar"/>
    <w:rsid w:val="00412BDA"/>
    <w:pPr>
      <w:keepNext/>
      <w:tabs>
        <w:tab w:val="left" w:pos="794"/>
        <w:tab w:val="left" w:pos="1191"/>
        <w:tab w:val="left" w:pos="1588"/>
        <w:tab w:val="left" w:pos="1985"/>
      </w:tabs>
      <w:overflowPunct w:val="0"/>
      <w:autoSpaceDE w:val="0"/>
      <w:autoSpaceDN w:val="0"/>
      <w:adjustRightInd w:val="0"/>
      <w:spacing w:before="360" w:after="120"/>
      <w:jc w:val="center"/>
      <w:textAlignment w:val="baseline"/>
    </w:pPr>
    <w:rPr>
      <w:rFonts w:ascii="Times New Roman" w:eastAsia="Times New Roman" w:hAnsi="Times New Roman" w:cs="Times New Roman"/>
      <w:szCs w:val="20"/>
      <w:lang w:val="en-GB"/>
    </w:rPr>
  </w:style>
  <w:style w:type="paragraph" w:customStyle="1" w:styleId="Tabletitle">
    <w:name w:val="Table_title"/>
    <w:basedOn w:val="Normal"/>
    <w:next w:val="Tablehead"/>
    <w:link w:val="TabletitleChar"/>
    <w:rsid w:val="00412BDA"/>
    <w:pPr>
      <w:keepNext/>
      <w:tabs>
        <w:tab w:val="left" w:pos="794"/>
        <w:tab w:val="left" w:pos="1191"/>
        <w:tab w:val="left" w:pos="1588"/>
        <w:tab w:val="left" w:pos="1985"/>
      </w:tabs>
      <w:overflowPunct w:val="0"/>
      <w:autoSpaceDE w:val="0"/>
      <w:autoSpaceDN w:val="0"/>
      <w:adjustRightInd w:val="0"/>
      <w:spacing w:after="120"/>
      <w:jc w:val="center"/>
      <w:textAlignment w:val="baseline"/>
    </w:pPr>
    <w:rPr>
      <w:rFonts w:ascii="Times New Roman" w:eastAsia="Times New Roman" w:hAnsi="Times New Roman" w:cs="Times New Roman"/>
      <w:b/>
      <w:szCs w:val="20"/>
      <w:lang w:val="en-GB"/>
    </w:rPr>
  </w:style>
  <w:style w:type="character" w:customStyle="1" w:styleId="TableheadChar">
    <w:name w:val="Table_head Char"/>
    <w:link w:val="Tablehead"/>
    <w:locked/>
    <w:rsid w:val="00412BDA"/>
    <w:rPr>
      <w:rFonts w:ascii="Times New Roman" w:eastAsia="Times New Roman" w:hAnsi="Times New Roman" w:cs="Times New Roman"/>
      <w:b/>
      <w:sz w:val="22"/>
      <w:szCs w:val="20"/>
      <w:lang w:val="en-GB"/>
    </w:rPr>
  </w:style>
  <w:style w:type="character" w:customStyle="1" w:styleId="TableNoChar">
    <w:name w:val="Table_No Char"/>
    <w:link w:val="TableNo"/>
    <w:rsid w:val="00412BDA"/>
    <w:rPr>
      <w:rFonts w:ascii="Times New Roman" w:eastAsia="Times New Roman" w:hAnsi="Times New Roman" w:cs="Times New Roman"/>
      <w:szCs w:val="20"/>
      <w:lang w:val="en-GB"/>
    </w:rPr>
  </w:style>
  <w:style w:type="character" w:customStyle="1" w:styleId="TabletitleChar">
    <w:name w:val="Table_title Char"/>
    <w:link w:val="Tabletitle"/>
    <w:qFormat/>
    <w:rsid w:val="00412BDA"/>
    <w:rPr>
      <w:rFonts w:ascii="Times New Roman" w:eastAsia="Times New Roman" w:hAnsi="Times New Roman" w:cs="Times New Roman"/>
      <w:b/>
      <w:szCs w:val="20"/>
      <w:lang w:val="en-GB"/>
    </w:rPr>
  </w:style>
  <w:style w:type="paragraph" w:styleId="Header">
    <w:name w:val="header"/>
    <w:basedOn w:val="Normal"/>
    <w:link w:val="HeaderChar"/>
    <w:rsid w:val="00412BDA"/>
    <w:pPr>
      <w:tabs>
        <w:tab w:val="center" w:pos="4513"/>
        <w:tab w:val="right" w:pos="9026"/>
      </w:tabs>
      <w:spacing w:after="0"/>
    </w:pPr>
    <w:rPr>
      <w:rFonts w:eastAsiaTheme="minorEastAsia"/>
    </w:rPr>
  </w:style>
  <w:style w:type="character" w:customStyle="1" w:styleId="HeaderChar">
    <w:name w:val="Header Char"/>
    <w:basedOn w:val="DefaultParagraphFont"/>
    <w:link w:val="Header"/>
    <w:rsid w:val="00412BDA"/>
    <w:rPr>
      <w:rFonts w:eastAsiaTheme="minorEastAsia"/>
    </w:rPr>
  </w:style>
  <w:style w:type="paragraph" w:styleId="Footer">
    <w:name w:val="footer"/>
    <w:basedOn w:val="Normal"/>
    <w:link w:val="FooterChar"/>
    <w:uiPriority w:val="99"/>
    <w:rsid w:val="00412BDA"/>
    <w:pPr>
      <w:tabs>
        <w:tab w:val="center" w:pos="4513"/>
        <w:tab w:val="right" w:pos="9026"/>
      </w:tabs>
      <w:spacing w:after="0"/>
    </w:pPr>
    <w:rPr>
      <w:rFonts w:eastAsiaTheme="minorEastAsia"/>
    </w:rPr>
  </w:style>
  <w:style w:type="character" w:customStyle="1" w:styleId="FooterChar">
    <w:name w:val="Footer Char"/>
    <w:basedOn w:val="DefaultParagraphFont"/>
    <w:link w:val="Footer"/>
    <w:uiPriority w:val="99"/>
    <w:rsid w:val="00412BDA"/>
    <w:rPr>
      <w:rFonts w:eastAsiaTheme="minorEastAsia"/>
    </w:rPr>
  </w:style>
  <w:style w:type="character" w:styleId="Strong">
    <w:name w:val="Strong"/>
    <w:basedOn w:val="DefaultParagraphFont"/>
    <w:uiPriority w:val="22"/>
    <w:qFormat/>
    <w:rsid w:val="00412BDA"/>
    <w:rPr>
      <w:b/>
      <w:bCs/>
    </w:rPr>
  </w:style>
  <w:style w:type="character" w:customStyle="1" w:styleId="Heading2Char">
    <w:name w:val="Heading 2 Char"/>
    <w:basedOn w:val="DefaultParagraphFont"/>
    <w:link w:val="Heading2"/>
    <w:uiPriority w:val="9"/>
    <w:rsid w:val="00412BDA"/>
    <w:rPr>
      <w:rFonts w:asciiTheme="majorHAnsi" w:eastAsiaTheme="majorEastAsia" w:hAnsiTheme="majorHAnsi" w:cstheme="majorBidi"/>
      <w:b/>
      <w:bCs/>
      <w:color w:val="4F81BD" w:themeColor="accent1"/>
      <w:sz w:val="28"/>
      <w:szCs w:val="28"/>
    </w:rPr>
  </w:style>
  <w:style w:type="character" w:customStyle="1" w:styleId="Heading3Char">
    <w:name w:val="Heading 3 Char"/>
    <w:basedOn w:val="DefaultParagraphFont"/>
    <w:link w:val="Heading3"/>
    <w:uiPriority w:val="9"/>
    <w:rsid w:val="00412BDA"/>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C57B56"/>
    <w:rPr>
      <w:rFonts w:asciiTheme="majorHAnsi" w:eastAsiaTheme="majorEastAsia" w:hAnsiTheme="majorHAnsi" w:cstheme="majorBidi"/>
      <w:b/>
      <w:bCs/>
      <w:color w:val="345A8A" w:themeColor="accent1" w:themeShade="B5"/>
      <w:sz w:val="36"/>
      <w:szCs w:val="36"/>
    </w:rPr>
  </w:style>
  <w:style w:type="character" w:customStyle="1" w:styleId="SubtitleChar">
    <w:name w:val="Subtitle Char"/>
    <w:basedOn w:val="DefaultParagraphFont"/>
    <w:link w:val="Subtitle"/>
    <w:uiPriority w:val="11"/>
    <w:rsid w:val="00C57B56"/>
    <w:rPr>
      <w:rFonts w:asciiTheme="majorHAnsi" w:eastAsiaTheme="majorEastAsia" w:hAnsiTheme="majorHAnsi" w:cstheme="majorBidi"/>
      <w:b/>
      <w:bCs/>
      <w:color w:val="345A8A" w:themeColor="accent1" w:themeShade="B5"/>
      <w:sz w:val="30"/>
      <w:szCs w:val="30"/>
    </w:rPr>
  </w:style>
  <w:style w:type="character" w:customStyle="1" w:styleId="Heading1Char">
    <w:name w:val="Heading 1 Char"/>
    <w:basedOn w:val="DefaultParagraphFont"/>
    <w:link w:val="Heading1"/>
    <w:uiPriority w:val="9"/>
    <w:rsid w:val="00C57B56"/>
    <w:rPr>
      <w:rFonts w:asciiTheme="majorHAnsi" w:eastAsiaTheme="majorEastAsia" w:hAnsiTheme="majorHAnsi" w:cstheme="majorBidi"/>
      <w:b/>
      <w:bCs/>
      <w:color w:val="4F81BD" w:themeColor="accent1"/>
      <w:sz w:val="32"/>
      <w:szCs w:val="32"/>
    </w:rPr>
  </w:style>
  <w:style w:type="character" w:customStyle="1" w:styleId="Heading4Char">
    <w:name w:val="Heading 4 Char"/>
    <w:basedOn w:val="DefaultParagraphFont"/>
    <w:link w:val="Heading4"/>
    <w:rsid w:val="00C57B56"/>
    <w:rPr>
      <w:rFonts w:asciiTheme="majorHAnsi" w:eastAsiaTheme="majorEastAsia" w:hAnsiTheme="majorHAnsi" w:cstheme="majorBidi"/>
      <w:bCs/>
      <w:i/>
      <w:color w:val="4F81BD" w:themeColor="accent1"/>
    </w:rPr>
  </w:style>
  <w:style w:type="character" w:customStyle="1" w:styleId="Heading5Char">
    <w:name w:val="Heading 5 Char"/>
    <w:basedOn w:val="DefaultParagraphFont"/>
    <w:link w:val="Heading5"/>
    <w:uiPriority w:val="9"/>
    <w:rsid w:val="00C57B56"/>
    <w:rPr>
      <w:rFonts w:asciiTheme="majorHAnsi" w:eastAsiaTheme="majorEastAsia" w:hAnsiTheme="majorHAnsi" w:cstheme="majorBidi"/>
      <w:iCs/>
      <w:color w:val="4F81BD" w:themeColor="accent1"/>
    </w:rPr>
  </w:style>
  <w:style w:type="character" w:customStyle="1" w:styleId="Heading6Char">
    <w:name w:val="Heading 6 Char"/>
    <w:basedOn w:val="DefaultParagraphFont"/>
    <w:link w:val="Heading6"/>
    <w:uiPriority w:val="9"/>
    <w:rsid w:val="00C57B56"/>
    <w:rPr>
      <w:rFonts w:asciiTheme="majorHAnsi" w:eastAsiaTheme="majorEastAsia" w:hAnsiTheme="majorHAnsi" w:cstheme="majorBidi"/>
      <w:color w:val="4F81BD" w:themeColor="accent1"/>
    </w:rPr>
  </w:style>
  <w:style w:type="character" w:customStyle="1" w:styleId="Heading7Char">
    <w:name w:val="Heading 7 Char"/>
    <w:basedOn w:val="DefaultParagraphFont"/>
    <w:link w:val="Heading7"/>
    <w:uiPriority w:val="9"/>
    <w:rsid w:val="00C57B56"/>
    <w:rPr>
      <w:rFonts w:asciiTheme="majorHAnsi" w:eastAsiaTheme="majorEastAsia" w:hAnsiTheme="majorHAnsi" w:cstheme="majorBidi"/>
      <w:color w:val="4F81BD" w:themeColor="accent1"/>
    </w:rPr>
  </w:style>
  <w:style w:type="character" w:customStyle="1" w:styleId="Heading8Char">
    <w:name w:val="Heading 8 Char"/>
    <w:basedOn w:val="DefaultParagraphFont"/>
    <w:link w:val="Heading8"/>
    <w:uiPriority w:val="9"/>
    <w:rsid w:val="00C57B56"/>
    <w:rPr>
      <w:rFonts w:asciiTheme="majorHAnsi" w:eastAsiaTheme="majorEastAsia" w:hAnsiTheme="majorHAnsi" w:cstheme="majorBidi"/>
      <w:color w:val="4F81BD" w:themeColor="accent1"/>
    </w:rPr>
  </w:style>
  <w:style w:type="character" w:customStyle="1" w:styleId="Heading9Char">
    <w:name w:val="Heading 9 Char"/>
    <w:basedOn w:val="DefaultParagraphFont"/>
    <w:link w:val="Heading9"/>
    <w:uiPriority w:val="9"/>
    <w:rsid w:val="00C57B56"/>
    <w:rPr>
      <w:rFonts w:asciiTheme="majorHAnsi" w:eastAsiaTheme="majorEastAsia" w:hAnsiTheme="majorHAnsi" w:cstheme="majorBidi"/>
      <w:color w:val="4F81BD" w:themeColor="accent1"/>
    </w:rPr>
  </w:style>
  <w:style w:type="character" w:styleId="FollowedHyperlink">
    <w:name w:val="FollowedHyperlink"/>
    <w:basedOn w:val="DefaultParagraphFont"/>
    <w:rsid w:val="00C57B56"/>
    <w:rPr>
      <w:color w:val="800080" w:themeColor="followedHyperlink"/>
      <w:u w:val="single"/>
    </w:rPr>
  </w:style>
  <w:style w:type="paragraph" w:customStyle="1" w:styleId="paragraph">
    <w:name w:val="paragraph"/>
    <w:basedOn w:val="Normal"/>
    <w:rsid w:val="008865D4"/>
    <w:pPr>
      <w:spacing w:before="100" w:beforeAutospacing="1" w:after="100" w:afterAutospacing="1"/>
    </w:pPr>
    <w:rPr>
      <w:rFonts w:ascii="Times New Roman" w:eastAsia="Times New Roman" w:hAnsi="Times New Roman" w:cs="Times New Roman"/>
      <w:lang w:val="en-GB" w:eastAsia="en-GB"/>
    </w:rPr>
  </w:style>
  <w:style w:type="character" w:customStyle="1" w:styleId="normaltextrun">
    <w:name w:val="normaltextrun"/>
    <w:basedOn w:val="DefaultParagraphFont"/>
    <w:rsid w:val="008865D4"/>
  </w:style>
  <w:style w:type="character" w:customStyle="1" w:styleId="eop">
    <w:name w:val="eop"/>
    <w:basedOn w:val="DefaultParagraphFont"/>
    <w:rsid w:val="008865D4"/>
  </w:style>
  <w:style w:type="paragraph" w:customStyle="1" w:styleId="ng-star-inserted">
    <w:name w:val="ng-star-inserted"/>
    <w:basedOn w:val="Normal"/>
    <w:rsid w:val="005D1451"/>
    <w:pPr>
      <w:spacing w:before="100" w:beforeAutospacing="1" w:after="100" w:afterAutospacing="1"/>
    </w:pPr>
    <w:rPr>
      <w:rFonts w:ascii="Times New Roman" w:eastAsia="Times New Roman" w:hAnsi="Times New Roman" w:cs="Times New Roman"/>
      <w:lang w:val="en-GB" w:eastAsia="zh-CN"/>
    </w:rPr>
  </w:style>
  <w:style w:type="character" w:customStyle="1" w:styleId="ng-star-inserted1">
    <w:name w:val="ng-star-inserted1"/>
    <w:basedOn w:val="DefaultParagraphFont"/>
    <w:rsid w:val="005D1451"/>
  </w:style>
  <w:style w:type="character" w:customStyle="1" w:styleId="inline-code">
    <w:name w:val="inline-code"/>
    <w:basedOn w:val="DefaultParagraphFont"/>
    <w:rsid w:val="005D1451"/>
  </w:style>
  <w:style w:type="paragraph" w:styleId="Quote">
    <w:name w:val="Quote"/>
    <w:basedOn w:val="Normal"/>
    <w:next w:val="Normal"/>
    <w:link w:val="QuoteChar"/>
    <w:uiPriority w:val="29"/>
    <w:qFormat/>
    <w:rsid w:val="00B92AB7"/>
    <w:pPr>
      <w:spacing w:before="160" w:after="160" w:line="259" w:lineRule="auto"/>
      <w:jc w:val="center"/>
    </w:pPr>
    <w:rPr>
      <w:rFonts w:eastAsiaTheme="minorHAnsi"/>
      <w:i/>
      <w:iCs/>
      <w:color w:val="404040" w:themeColor="text1" w:themeTint="BF"/>
      <w:kern w:val="2"/>
      <w:sz w:val="22"/>
      <w:szCs w:val="22"/>
      <w:lang w:val="en-GB"/>
      <w14:ligatures w14:val="standardContextual"/>
    </w:rPr>
  </w:style>
  <w:style w:type="character" w:customStyle="1" w:styleId="QuoteChar">
    <w:name w:val="Quote Char"/>
    <w:basedOn w:val="DefaultParagraphFont"/>
    <w:link w:val="Quote"/>
    <w:uiPriority w:val="29"/>
    <w:rsid w:val="00B92AB7"/>
    <w:rPr>
      <w:rFonts w:eastAsiaTheme="minorHAnsi"/>
      <w:i/>
      <w:iCs/>
      <w:color w:val="404040" w:themeColor="text1" w:themeTint="BF"/>
      <w:kern w:val="2"/>
      <w:sz w:val="22"/>
      <w:szCs w:val="22"/>
      <w:lang w:val="en-GB"/>
      <w14:ligatures w14:val="standardContextual"/>
    </w:rPr>
  </w:style>
  <w:style w:type="character" w:styleId="IntenseEmphasis">
    <w:name w:val="Intense Emphasis"/>
    <w:basedOn w:val="DefaultParagraphFont"/>
    <w:uiPriority w:val="21"/>
    <w:qFormat/>
    <w:rsid w:val="00B92AB7"/>
    <w:rPr>
      <w:i/>
      <w:iCs/>
      <w:color w:val="365F91" w:themeColor="accent1" w:themeShade="BF"/>
    </w:rPr>
  </w:style>
  <w:style w:type="paragraph" w:styleId="IntenseQuote">
    <w:name w:val="Intense Quote"/>
    <w:basedOn w:val="Normal"/>
    <w:next w:val="Normal"/>
    <w:link w:val="IntenseQuoteChar"/>
    <w:uiPriority w:val="30"/>
    <w:qFormat/>
    <w:rsid w:val="00B92AB7"/>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eastAsiaTheme="minorHAnsi"/>
      <w:i/>
      <w:iCs/>
      <w:color w:val="365F91" w:themeColor="accent1" w:themeShade="BF"/>
      <w:kern w:val="2"/>
      <w:sz w:val="22"/>
      <w:szCs w:val="22"/>
      <w:lang w:val="en-GB"/>
      <w14:ligatures w14:val="standardContextual"/>
    </w:rPr>
  </w:style>
  <w:style w:type="character" w:customStyle="1" w:styleId="IntenseQuoteChar">
    <w:name w:val="Intense Quote Char"/>
    <w:basedOn w:val="DefaultParagraphFont"/>
    <w:link w:val="IntenseQuote"/>
    <w:uiPriority w:val="30"/>
    <w:rsid w:val="00B92AB7"/>
    <w:rPr>
      <w:rFonts w:eastAsiaTheme="minorHAnsi"/>
      <w:i/>
      <w:iCs/>
      <w:color w:val="365F91" w:themeColor="accent1" w:themeShade="BF"/>
      <w:kern w:val="2"/>
      <w:sz w:val="22"/>
      <w:szCs w:val="22"/>
      <w:lang w:val="en-GB"/>
      <w14:ligatures w14:val="standardContextual"/>
    </w:rPr>
  </w:style>
  <w:style w:type="character" w:styleId="IntenseReference">
    <w:name w:val="Intense Reference"/>
    <w:basedOn w:val="DefaultParagraphFont"/>
    <w:uiPriority w:val="32"/>
    <w:qFormat/>
    <w:rsid w:val="00B92AB7"/>
    <w:rPr>
      <w:b/>
      <w:bCs/>
      <w:smallCaps/>
      <w:color w:val="365F91" w:themeColor="accent1" w:themeShade="BF"/>
      <w:spacing w:val="5"/>
    </w:rPr>
  </w:style>
  <w:style w:type="paragraph" w:customStyle="1" w:styleId="Blanc">
    <w:name w:val="Blanc"/>
    <w:basedOn w:val="Normal"/>
    <w:next w:val="Normal"/>
    <w:rsid w:val="00B92AB7"/>
    <w:pPr>
      <w:keepNext/>
      <w:keepLines/>
      <w:overflowPunct w:val="0"/>
      <w:autoSpaceDE w:val="0"/>
      <w:autoSpaceDN w:val="0"/>
      <w:adjustRightInd w:val="0"/>
      <w:spacing w:after="0"/>
      <w:jc w:val="both"/>
      <w:textAlignment w:val="baseline"/>
    </w:pPr>
    <w:rPr>
      <w:rFonts w:ascii="Times New Roman" w:eastAsia="Times New Roman" w:hAnsi="Times New Roman" w:cs="Times New Roman"/>
      <w:sz w:val="16"/>
      <w:szCs w:val="20"/>
      <w:lang w:val="en-GB"/>
    </w:rPr>
  </w:style>
  <w:style w:type="paragraph" w:customStyle="1" w:styleId="Tablefin">
    <w:name w:val="Table_fin"/>
    <w:basedOn w:val="Normal"/>
    <w:next w:val="Normal"/>
    <w:rsid w:val="00B92AB7"/>
    <w:pPr>
      <w:tabs>
        <w:tab w:val="left" w:pos="794"/>
        <w:tab w:val="left" w:pos="1191"/>
        <w:tab w:val="left" w:pos="1588"/>
        <w:tab w:val="left" w:pos="1985"/>
      </w:tabs>
      <w:overflowPunct w:val="0"/>
      <w:autoSpaceDE w:val="0"/>
      <w:autoSpaceDN w:val="0"/>
      <w:adjustRightInd w:val="0"/>
      <w:spacing w:after="0"/>
      <w:jc w:val="both"/>
      <w:textAlignment w:val="baseline"/>
    </w:pPr>
    <w:rPr>
      <w:rFonts w:ascii="Times New Roman" w:eastAsia="Times New Roman" w:hAnsi="Times New Roman" w:cs="Times New Roman"/>
      <w:sz w:val="20"/>
      <w:szCs w:val="20"/>
      <w:lang w:val="en-GB"/>
    </w:rPr>
  </w:style>
  <w:style w:type="paragraph" w:customStyle="1" w:styleId="AnnexNoTitle">
    <w:name w:val="Annex_NoTitle"/>
    <w:basedOn w:val="Normal"/>
    <w:next w:val="Normalaftertitle"/>
    <w:rsid w:val="00B92AB7"/>
    <w:pPr>
      <w:keepNext/>
      <w:keepLines/>
      <w:tabs>
        <w:tab w:val="left" w:pos="794"/>
        <w:tab w:val="left" w:pos="1191"/>
        <w:tab w:val="left" w:pos="1588"/>
        <w:tab w:val="left" w:pos="1985"/>
      </w:tabs>
      <w:overflowPunct w:val="0"/>
      <w:autoSpaceDE w:val="0"/>
      <w:autoSpaceDN w:val="0"/>
      <w:adjustRightInd w:val="0"/>
      <w:spacing w:before="480" w:after="80"/>
      <w:jc w:val="center"/>
      <w:textAlignment w:val="baseline"/>
      <w:outlineLvl w:val="0"/>
    </w:pPr>
    <w:rPr>
      <w:rFonts w:ascii="Times New Roman" w:eastAsia="Times New Roman" w:hAnsi="Times New Roman" w:cs="Times New Roman"/>
      <w:b/>
      <w:sz w:val="28"/>
      <w:szCs w:val="20"/>
      <w:lang w:val="en-GB"/>
    </w:rPr>
  </w:style>
  <w:style w:type="character" w:customStyle="1" w:styleId="FootnoteTextChar">
    <w:name w:val="Footnote Text Char"/>
    <w:basedOn w:val="DefaultParagraphFont"/>
    <w:link w:val="FootnoteText"/>
    <w:rsid w:val="00B92AB7"/>
  </w:style>
  <w:style w:type="character" w:customStyle="1" w:styleId="FigureNoChar">
    <w:name w:val="Figure_No Char"/>
    <w:locked/>
    <w:rsid w:val="00B92AB7"/>
    <w:rPr>
      <w:rFonts w:ascii="Times New Roman" w:eastAsia="Times New Roman" w:hAnsi="Times New Roman" w:cs="Times New Roman"/>
      <w:caps/>
      <w:kern w:val="0"/>
      <w:sz w:val="18"/>
      <w:szCs w:val="20"/>
      <w:lang w:val="fr-FR"/>
      <w14:ligatures w14:val="none"/>
    </w:rPr>
  </w:style>
  <w:style w:type="paragraph" w:customStyle="1" w:styleId="Headingi">
    <w:name w:val="Heading_i"/>
    <w:basedOn w:val="Heading3"/>
    <w:next w:val="Normal"/>
    <w:link w:val="HeadingiChar"/>
    <w:qFormat/>
    <w:rsid w:val="00B92AB7"/>
    <w:pPr>
      <w:tabs>
        <w:tab w:val="left" w:pos="794"/>
        <w:tab w:val="left" w:pos="1191"/>
        <w:tab w:val="left" w:pos="1588"/>
        <w:tab w:val="left" w:pos="1985"/>
      </w:tabs>
      <w:overflowPunct w:val="0"/>
      <w:autoSpaceDE w:val="0"/>
      <w:autoSpaceDN w:val="0"/>
      <w:adjustRightInd w:val="0"/>
      <w:spacing w:before="160"/>
      <w:jc w:val="both"/>
      <w:textAlignment w:val="baseline"/>
    </w:pPr>
    <w:rPr>
      <w:rFonts w:ascii="Times New Roman" w:eastAsia="Times New Roman" w:hAnsi="Times New Roman" w:cs="Times New Roman"/>
      <w:b w:val="0"/>
      <w:bCs w:val="0"/>
      <w:i/>
      <w:color w:val="auto"/>
      <w:szCs w:val="20"/>
      <w:lang w:val="en-GB"/>
    </w:rPr>
  </w:style>
  <w:style w:type="character" w:customStyle="1" w:styleId="HeadingiChar">
    <w:name w:val="Heading_i Char"/>
    <w:basedOn w:val="DefaultParagraphFont"/>
    <w:link w:val="Headingi"/>
    <w:locked/>
    <w:rsid w:val="00B92AB7"/>
    <w:rPr>
      <w:rFonts w:ascii="Times New Roman" w:eastAsia="Times New Roman" w:hAnsi="Times New Roman" w:cs="Times New Roman"/>
      <w:i/>
      <w:szCs w:val="20"/>
      <w:lang w:val="en-GB"/>
    </w:rPr>
  </w:style>
  <w:style w:type="paragraph" w:styleId="TOC1">
    <w:name w:val="toc 1"/>
    <w:basedOn w:val="Normal"/>
    <w:next w:val="Normal"/>
    <w:autoRedefine/>
    <w:uiPriority w:val="39"/>
    <w:rsid w:val="00F53119"/>
    <w:pPr>
      <w:spacing w:after="100"/>
    </w:pPr>
  </w:style>
  <w:style w:type="paragraph" w:styleId="TOC2">
    <w:name w:val="toc 2"/>
    <w:basedOn w:val="Normal"/>
    <w:next w:val="Normal"/>
    <w:autoRedefine/>
    <w:uiPriority w:val="39"/>
    <w:rsid w:val="00F53119"/>
    <w:pPr>
      <w:spacing w:after="100"/>
      <w:ind w:left="240"/>
    </w:pPr>
  </w:style>
  <w:style w:type="paragraph" w:styleId="TOC3">
    <w:name w:val="toc 3"/>
    <w:basedOn w:val="Normal"/>
    <w:next w:val="Normal"/>
    <w:autoRedefine/>
    <w:uiPriority w:val="39"/>
    <w:rsid w:val="00F53119"/>
    <w:pPr>
      <w:spacing w:after="100"/>
      <w:ind w:left="480"/>
    </w:pPr>
  </w:style>
  <w:style w:type="paragraph" w:styleId="TOC4">
    <w:name w:val="toc 4"/>
    <w:basedOn w:val="Normal"/>
    <w:next w:val="Normal"/>
    <w:autoRedefine/>
    <w:uiPriority w:val="39"/>
    <w:unhideWhenUsed/>
    <w:rsid w:val="00F53119"/>
    <w:pPr>
      <w:spacing w:after="100" w:line="278" w:lineRule="auto"/>
      <w:ind w:left="720"/>
    </w:pPr>
    <w:rPr>
      <w:rFonts w:eastAsiaTheme="minorEastAsia"/>
      <w:kern w:val="2"/>
      <w:lang w:val="en-GB" w:eastAsia="en-GB"/>
      <w14:ligatures w14:val="standardContextual"/>
    </w:rPr>
  </w:style>
  <w:style w:type="paragraph" w:styleId="TOC5">
    <w:name w:val="toc 5"/>
    <w:basedOn w:val="Normal"/>
    <w:next w:val="Normal"/>
    <w:autoRedefine/>
    <w:uiPriority w:val="39"/>
    <w:unhideWhenUsed/>
    <w:rsid w:val="00F53119"/>
    <w:pPr>
      <w:spacing w:after="100" w:line="278" w:lineRule="auto"/>
      <w:ind w:left="960"/>
    </w:pPr>
    <w:rPr>
      <w:rFonts w:eastAsiaTheme="minorEastAsia"/>
      <w:kern w:val="2"/>
      <w:lang w:val="en-GB" w:eastAsia="en-GB"/>
      <w14:ligatures w14:val="standardContextual"/>
    </w:rPr>
  </w:style>
  <w:style w:type="paragraph" w:styleId="TOC6">
    <w:name w:val="toc 6"/>
    <w:basedOn w:val="Normal"/>
    <w:next w:val="Normal"/>
    <w:autoRedefine/>
    <w:uiPriority w:val="39"/>
    <w:unhideWhenUsed/>
    <w:rsid w:val="00F53119"/>
    <w:pPr>
      <w:spacing w:after="100" w:line="278" w:lineRule="auto"/>
      <w:ind w:left="1200"/>
    </w:pPr>
    <w:rPr>
      <w:rFonts w:eastAsiaTheme="minorEastAsia"/>
      <w:kern w:val="2"/>
      <w:lang w:val="en-GB" w:eastAsia="en-GB"/>
      <w14:ligatures w14:val="standardContextual"/>
    </w:rPr>
  </w:style>
  <w:style w:type="paragraph" w:styleId="TOC7">
    <w:name w:val="toc 7"/>
    <w:basedOn w:val="Normal"/>
    <w:next w:val="Normal"/>
    <w:autoRedefine/>
    <w:uiPriority w:val="39"/>
    <w:unhideWhenUsed/>
    <w:rsid w:val="00F53119"/>
    <w:pPr>
      <w:spacing w:after="100" w:line="278" w:lineRule="auto"/>
      <w:ind w:left="1440"/>
    </w:pPr>
    <w:rPr>
      <w:rFonts w:eastAsiaTheme="minorEastAsia"/>
      <w:kern w:val="2"/>
      <w:lang w:val="en-GB" w:eastAsia="en-GB"/>
      <w14:ligatures w14:val="standardContextual"/>
    </w:rPr>
  </w:style>
  <w:style w:type="paragraph" w:styleId="TOC8">
    <w:name w:val="toc 8"/>
    <w:basedOn w:val="Normal"/>
    <w:next w:val="Normal"/>
    <w:autoRedefine/>
    <w:uiPriority w:val="39"/>
    <w:unhideWhenUsed/>
    <w:rsid w:val="00F53119"/>
    <w:pPr>
      <w:spacing w:after="100" w:line="278" w:lineRule="auto"/>
      <w:ind w:left="1680"/>
    </w:pPr>
    <w:rPr>
      <w:rFonts w:eastAsiaTheme="minorEastAsia"/>
      <w:kern w:val="2"/>
      <w:lang w:val="en-GB" w:eastAsia="en-GB"/>
      <w14:ligatures w14:val="standardContextual"/>
    </w:rPr>
  </w:style>
  <w:style w:type="paragraph" w:styleId="TOC9">
    <w:name w:val="toc 9"/>
    <w:basedOn w:val="Normal"/>
    <w:next w:val="Normal"/>
    <w:autoRedefine/>
    <w:uiPriority w:val="39"/>
    <w:unhideWhenUsed/>
    <w:rsid w:val="00F53119"/>
    <w:pPr>
      <w:spacing w:after="100" w:line="278" w:lineRule="auto"/>
      <w:ind w:left="1920"/>
    </w:pPr>
    <w:rPr>
      <w:rFonts w:eastAsiaTheme="minorEastAsia"/>
      <w:kern w:val="2"/>
      <w:lang w:val="en-GB" w:eastAsia="en-GB"/>
      <w14:ligatures w14:val="standardContextual"/>
    </w:rPr>
  </w:style>
  <w:style w:type="paragraph" w:customStyle="1" w:styleId="toc0">
    <w:name w:val="toc 0"/>
    <w:basedOn w:val="Normal"/>
    <w:next w:val="TOC1"/>
    <w:rsid w:val="001B3872"/>
    <w:pPr>
      <w:tabs>
        <w:tab w:val="right" w:pos="9781"/>
      </w:tabs>
      <w:overflowPunct w:val="0"/>
      <w:autoSpaceDE w:val="0"/>
      <w:autoSpaceDN w:val="0"/>
      <w:adjustRightInd w:val="0"/>
      <w:spacing w:before="120" w:after="0"/>
      <w:textAlignment w:val="baseline"/>
    </w:pPr>
    <w:rPr>
      <w:rFonts w:ascii="Times New Roman" w:eastAsia="Times New Roman" w:hAnsi="Times New Roman" w:cs="Times New Roman"/>
      <w:b/>
      <w:szCs w:val="20"/>
      <w:lang w:val="en-GB"/>
    </w:rPr>
  </w:style>
  <w:style w:type="paragraph" w:customStyle="1" w:styleId="ResNo">
    <w:name w:val="Res_No"/>
    <w:basedOn w:val="Normal"/>
    <w:next w:val="Normal"/>
    <w:rsid w:val="00F464A0"/>
    <w:pPr>
      <w:keepNext/>
      <w:keepLines/>
      <w:overflowPunct w:val="0"/>
      <w:autoSpaceDE w:val="0"/>
      <w:autoSpaceDN w:val="0"/>
      <w:adjustRightInd w:val="0"/>
      <w:spacing w:before="480" w:after="0"/>
      <w:jc w:val="center"/>
      <w:textAlignment w:val="baseline"/>
    </w:pPr>
    <w:rPr>
      <w:rFonts w:ascii="Times New Roman" w:eastAsia="Times New Roman" w:hAnsi="Times New Roman" w:cs="Times New Roman"/>
      <w:sz w:val="28"/>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53792">
      <w:bodyDiv w:val="1"/>
      <w:marLeft w:val="0"/>
      <w:marRight w:val="0"/>
      <w:marTop w:val="0"/>
      <w:marBottom w:val="0"/>
      <w:divBdr>
        <w:top w:val="none" w:sz="0" w:space="0" w:color="auto"/>
        <w:left w:val="none" w:sz="0" w:space="0" w:color="auto"/>
        <w:bottom w:val="none" w:sz="0" w:space="0" w:color="auto"/>
        <w:right w:val="none" w:sz="0" w:space="0" w:color="auto"/>
      </w:divBdr>
      <w:divsChild>
        <w:div w:id="89161517">
          <w:marLeft w:val="0"/>
          <w:marRight w:val="0"/>
          <w:marTop w:val="0"/>
          <w:marBottom w:val="0"/>
          <w:divBdr>
            <w:top w:val="none" w:sz="0" w:space="0" w:color="auto"/>
            <w:left w:val="none" w:sz="0" w:space="0" w:color="auto"/>
            <w:bottom w:val="none" w:sz="0" w:space="0" w:color="auto"/>
            <w:right w:val="none" w:sz="0" w:space="0" w:color="auto"/>
          </w:divBdr>
        </w:div>
      </w:divsChild>
    </w:div>
    <w:div w:id="250239362">
      <w:bodyDiv w:val="1"/>
      <w:marLeft w:val="0"/>
      <w:marRight w:val="0"/>
      <w:marTop w:val="0"/>
      <w:marBottom w:val="0"/>
      <w:divBdr>
        <w:top w:val="none" w:sz="0" w:space="0" w:color="auto"/>
        <w:left w:val="none" w:sz="0" w:space="0" w:color="auto"/>
        <w:bottom w:val="none" w:sz="0" w:space="0" w:color="auto"/>
        <w:right w:val="none" w:sz="0" w:space="0" w:color="auto"/>
      </w:divBdr>
      <w:divsChild>
        <w:div w:id="393740388">
          <w:marLeft w:val="0"/>
          <w:marRight w:val="0"/>
          <w:marTop w:val="0"/>
          <w:marBottom w:val="0"/>
          <w:divBdr>
            <w:top w:val="none" w:sz="0" w:space="0" w:color="auto"/>
            <w:left w:val="none" w:sz="0" w:space="0" w:color="auto"/>
            <w:bottom w:val="none" w:sz="0" w:space="0" w:color="auto"/>
            <w:right w:val="none" w:sz="0" w:space="0" w:color="auto"/>
          </w:divBdr>
        </w:div>
      </w:divsChild>
    </w:div>
    <w:div w:id="445007032">
      <w:bodyDiv w:val="1"/>
      <w:marLeft w:val="0"/>
      <w:marRight w:val="0"/>
      <w:marTop w:val="0"/>
      <w:marBottom w:val="0"/>
      <w:divBdr>
        <w:top w:val="none" w:sz="0" w:space="0" w:color="auto"/>
        <w:left w:val="none" w:sz="0" w:space="0" w:color="auto"/>
        <w:bottom w:val="none" w:sz="0" w:space="0" w:color="auto"/>
        <w:right w:val="none" w:sz="0" w:space="0" w:color="auto"/>
      </w:divBdr>
    </w:div>
    <w:div w:id="492797671">
      <w:bodyDiv w:val="1"/>
      <w:marLeft w:val="0"/>
      <w:marRight w:val="0"/>
      <w:marTop w:val="0"/>
      <w:marBottom w:val="0"/>
      <w:divBdr>
        <w:top w:val="none" w:sz="0" w:space="0" w:color="auto"/>
        <w:left w:val="none" w:sz="0" w:space="0" w:color="auto"/>
        <w:bottom w:val="none" w:sz="0" w:space="0" w:color="auto"/>
        <w:right w:val="none" w:sz="0" w:space="0" w:color="auto"/>
      </w:divBdr>
      <w:divsChild>
        <w:div w:id="487981634">
          <w:marLeft w:val="0"/>
          <w:marRight w:val="0"/>
          <w:marTop w:val="0"/>
          <w:marBottom w:val="0"/>
          <w:divBdr>
            <w:top w:val="none" w:sz="0" w:space="0" w:color="auto"/>
            <w:left w:val="none" w:sz="0" w:space="0" w:color="auto"/>
            <w:bottom w:val="none" w:sz="0" w:space="0" w:color="auto"/>
            <w:right w:val="none" w:sz="0" w:space="0" w:color="auto"/>
          </w:divBdr>
        </w:div>
      </w:divsChild>
    </w:div>
    <w:div w:id="634484731">
      <w:bodyDiv w:val="1"/>
      <w:marLeft w:val="0"/>
      <w:marRight w:val="0"/>
      <w:marTop w:val="0"/>
      <w:marBottom w:val="0"/>
      <w:divBdr>
        <w:top w:val="none" w:sz="0" w:space="0" w:color="auto"/>
        <w:left w:val="none" w:sz="0" w:space="0" w:color="auto"/>
        <w:bottom w:val="none" w:sz="0" w:space="0" w:color="auto"/>
        <w:right w:val="none" w:sz="0" w:space="0" w:color="auto"/>
      </w:divBdr>
      <w:divsChild>
        <w:div w:id="289290625">
          <w:marLeft w:val="0"/>
          <w:marRight w:val="0"/>
          <w:marTop w:val="0"/>
          <w:marBottom w:val="0"/>
          <w:divBdr>
            <w:top w:val="none" w:sz="0" w:space="0" w:color="auto"/>
            <w:left w:val="none" w:sz="0" w:space="0" w:color="auto"/>
            <w:bottom w:val="none" w:sz="0" w:space="0" w:color="auto"/>
            <w:right w:val="none" w:sz="0" w:space="0" w:color="auto"/>
          </w:divBdr>
        </w:div>
      </w:divsChild>
    </w:div>
    <w:div w:id="1095857680">
      <w:bodyDiv w:val="1"/>
      <w:marLeft w:val="0"/>
      <w:marRight w:val="0"/>
      <w:marTop w:val="0"/>
      <w:marBottom w:val="0"/>
      <w:divBdr>
        <w:top w:val="none" w:sz="0" w:space="0" w:color="auto"/>
        <w:left w:val="none" w:sz="0" w:space="0" w:color="auto"/>
        <w:bottom w:val="none" w:sz="0" w:space="0" w:color="auto"/>
        <w:right w:val="none" w:sz="0" w:space="0" w:color="auto"/>
      </w:divBdr>
      <w:divsChild>
        <w:div w:id="548032045">
          <w:marLeft w:val="0"/>
          <w:marRight w:val="0"/>
          <w:marTop w:val="0"/>
          <w:marBottom w:val="0"/>
          <w:divBdr>
            <w:top w:val="none" w:sz="0" w:space="0" w:color="auto"/>
            <w:left w:val="none" w:sz="0" w:space="0" w:color="auto"/>
            <w:bottom w:val="none" w:sz="0" w:space="0" w:color="auto"/>
            <w:right w:val="none" w:sz="0" w:space="0" w:color="auto"/>
          </w:divBdr>
        </w:div>
      </w:divsChild>
    </w:div>
    <w:div w:id="1104807915">
      <w:bodyDiv w:val="1"/>
      <w:marLeft w:val="0"/>
      <w:marRight w:val="0"/>
      <w:marTop w:val="0"/>
      <w:marBottom w:val="0"/>
      <w:divBdr>
        <w:top w:val="none" w:sz="0" w:space="0" w:color="auto"/>
        <w:left w:val="none" w:sz="0" w:space="0" w:color="auto"/>
        <w:bottom w:val="none" w:sz="0" w:space="0" w:color="auto"/>
        <w:right w:val="none" w:sz="0" w:space="0" w:color="auto"/>
      </w:divBdr>
      <w:divsChild>
        <w:div w:id="1358502652">
          <w:marLeft w:val="0"/>
          <w:marRight w:val="0"/>
          <w:marTop w:val="0"/>
          <w:marBottom w:val="0"/>
          <w:divBdr>
            <w:top w:val="none" w:sz="0" w:space="0" w:color="auto"/>
            <w:left w:val="none" w:sz="0" w:space="0" w:color="auto"/>
            <w:bottom w:val="none" w:sz="0" w:space="0" w:color="auto"/>
            <w:right w:val="none" w:sz="0" w:space="0" w:color="auto"/>
          </w:divBdr>
        </w:div>
      </w:divsChild>
    </w:div>
    <w:div w:id="1151023654">
      <w:bodyDiv w:val="1"/>
      <w:marLeft w:val="0"/>
      <w:marRight w:val="0"/>
      <w:marTop w:val="0"/>
      <w:marBottom w:val="0"/>
      <w:divBdr>
        <w:top w:val="none" w:sz="0" w:space="0" w:color="auto"/>
        <w:left w:val="none" w:sz="0" w:space="0" w:color="auto"/>
        <w:bottom w:val="none" w:sz="0" w:space="0" w:color="auto"/>
        <w:right w:val="none" w:sz="0" w:space="0" w:color="auto"/>
      </w:divBdr>
    </w:div>
    <w:div w:id="1170950342">
      <w:bodyDiv w:val="1"/>
      <w:marLeft w:val="0"/>
      <w:marRight w:val="0"/>
      <w:marTop w:val="0"/>
      <w:marBottom w:val="0"/>
      <w:divBdr>
        <w:top w:val="none" w:sz="0" w:space="0" w:color="auto"/>
        <w:left w:val="none" w:sz="0" w:space="0" w:color="auto"/>
        <w:bottom w:val="none" w:sz="0" w:space="0" w:color="auto"/>
        <w:right w:val="none" w:sz="0" w:space="0" w:color="auto"/>
      </w:divBdr>
    </w:div>
    <w:div w:id="1219053309">
      <w:bodyDiv w:val="1"/>
      <w:marLeft w:val="0"/>
      <w:marRight w:val="0"/>
      <w:marTop w:val="0"/>
      <w:marBottom w:val="0"/>
      <w:divBdr>
        <w:top w:val="none" w:sz="0" w:space="0" w:color="auto"/>
        <w:left w:val="none" w:sz="0" w:space="0" w:color="auto"/>
        <w:bottom w:val="none" w:sz="0" w:space="0" w:color="auto"/>
        <w:right w:val="none" w:sz="0" w:space="0" w:color="auto"/>
      </w:divBdr>
    </w:div>
    <w:div w:id="1444304745">
      <w:bodyDiv w:val="1"/>
      <w:marLeft w:val="0"/>
      <w:marRight w:val="0"/>
      <w:marTop w:val="0"/>
      <w:marBottom w:val="0"/>
      <w:divBdr>
        <w:top w:val="none" w:sz="0" w:space="0" w:color="auto"/>
        <w:left w:val="none" w:sz="0" w:space="0" w:color="auto"/>
        <w:bottom w:val="none" w:sz="0" w:space="0" w:color="auto"/>
        <w:right w:val="none" w:sz="0" w:space="0" w:color="auto"/>
      </w:divBdr>
    </w:div>
    <w:div w:id="1448508387">
      <w:bodyDiv w:val="1"/>
      <w:marLeft w:val="0"/>
      <w:marRight w:val="0"/>
      <w:marTop w:val="0"/>
      <w:marBottom w:val="0"/>
      <w:divBdr>
        <w:top w:val="none" w:sz="0" w:space="0" w:color="auto"/>
        <w:left w:val="none" w:sz="0" w:space="0" w:color="auto"/>
        <w:bottom w:val="none" w:sz="0" w:space="0" w:color="auto"/>
        <w:right w:val="none" w:sz="0" w:space="0" w:color="auto"/>
      </w:divBdr>
    </w:div>
    <w:div w:id="1546335579">
      <w:bodyDiv w:val="1"/>
      <w:marLeft w:val="0"/>
      <w:marRight w:val="0"/>
      <w:marTop w:val="0"/>
      <w:marBottom w:val="0"/>
      <w:divBdr>
        <w:top w:val="none" w:sz="0" w:space="0" w:color="auto"/>
        <w:left w:val="none" w:sz="0" w:space="0" w:color="auto"/>
        <w:bottom w:val="none" w:sz="0" w:space="0" w:color="auto"/>
        <w:right w:val="none" w:sz="0" w:space="0" w:color="auto"/>
      </w:divBdr>
    </w:div>
    <w:div w:id="1669478103">
      <w:bodyDiv w:val="1"/>
      <w:marLeft w:val="0"/>
      <w:marRight w:val="0"/>
      <w:marTop w:val="0"/>
      <w:marBottom w:val="0"/>
      <w:divBdr>
        <w:top w:val="none" w:sz="0" w:space="0" w:color="auto"/>
        <w:left w:val="none" w:sz="0" w:space="0" w:color="auto"/>
        <w:bottom w:val="none" w:sz="0" w:space="0" w:color="auto"/>
        <w:right w:val="none" w:sz="0" w:space="0" w:color="auto"/>
      </w:divBdr>
    </w:div>
    <w:div w:id="1800756678">
      <w:bodyDiv w:val="1"/>
      <w:marLeft w:val="0"/>
      <w:marRight w:val="0"/>
      <w:marTop w:val="0"/>
      <w:marBottom w:val="0"/>
      <w:divBdr>
        <w:top w:val="none" w:sz="0" w:space="0" w:color="auto"/>
        <w:left w:val="none" w:sz="0" w:space="0" w:color="auto"/>
        <w:bottom w:val="none" w:sz="0" w:space="0" w:color="auto"/>
        <w:right w:val="none" w:sz="0" w:space="0" w:color="auto"/>
      </w:divBdr>
    </w:div>
    <w:div w:id="206170327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5992C2A-6E18-45E8-8D28-65B77211EAA3}">
  <we:reference id="wa104381909" version="3.19.0.0" store="en-US" storeType="OMEX"/>
  <we:alternateReferences>
    <we:reference id="WA104381909" version="3.19.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B1539C-AFFA-41B9-8953-910FE5DEB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5059</Words>
  <Characters>28842</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 -</cp:lastModifiedBy>
  <cp:revision>2</cp:revision>
  <cp:lastPrinted>2025-11-20T09:00:00Z</cp:lastPrinted>
  <dcterms:created xsi:type="dcterms:W3CDTF">2026-08-11T16:41:00Z</dcterms:created>
  <dcterms:modified xsi:type="dcterms:W3CDTF">2026-08-11T16:41:00Z</dcterms:modified>
</cp:coreProperties>
</file>